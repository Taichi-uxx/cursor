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A49C" w14:textId="08D2BBEB" w:rsidR="00BF1336" w:rsidRPr="00CD076B" w:rsidRDefault="00251123" w:rsidP="00F7093A">
      <w:pPr>
        <w:spacing w:line="276" w:lineRule="auto"/>
        <w:jc w:val="center"/>
        <w:rPr>
          <w:rFonts w:ascii="ＭＳ 明朝" w:eastAsia="ＭＳ 明朝" w:hAnsi="ＭＳ 明朝"/>
          <w:b/>
          <w:sz w:val="28"/>
        </w:rPr>
      </w:pPr>
      <w:bookmarkStart w:id="0" w:name="OLE_LINK45"/>
      <w:bookmarkStart w:id="1" w:name="OLE_LINK46"/>
      <w:r w:rsidRPr="00CD076B">
        <w:rPr>
          <w:rFonts w:ascii="ＭＳ 明朝" w:eastAsia="ＭＳ 明朝" w:hAnsi="ＭＳ 明朝"/>
          <w:b/>
          <w:sz w:val="28"/>
        </w:rPr>
        <w:t>マーケティングプロサービス</w:t>
      </w:r>
      <w:bookmarkEnd w:id="0"/>
      <w:bookmarkEnd w:id="1"/>
      <w:r w:rsidR="00BF1336" w:rsidRPr="00CD076B">
        <w:rPr>
          <w:rFonts w:ascii="ＭＳ 明朝" w:eastAsia="ＭＳ 明朝" w:hAnsi="ＭＳ 明朝" w:hint="eastAsia"/>
          <w:b/>
          <w:sz w:val="28"/>
        </w:rPr>
        <w:t>業務委託個別契約書</w:t>
      </w:r>
    </w:p>
    <w:p w14:paraId="6A95CE6F" w14:textId="77777777"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甲：株式会社</w:t>
      </w:r>
      <w:proofErr w:type="spellStart"/>
      <w:r w:rsidRPr="00CD076B">
        <w:rPr>
          <w:rFonts w:ascii="ＭＳ 明朝" w:eastAsia="ＭＳ 明朝" w:hAnsi="ＭＳ 明朝" w:hint="eastAsia"/>
          <w:sz w:val="18"/>
          <w:szCs w:val="18"/>
        </w:rPr>
        <w:t>Hajimari</w:t>
      </w:r>
      <w:proofErr w:type="spellEnd"/>
    </w:p>
    <w:p w14:paraId="101D6965" w14:textId="5B709A11"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乙：</w:t>
      </w:r>
      <w:r w:rsidR="00251123" w:rsidRPr="00CD076B">
        <w:rPr>
          <w:rFonts w:ascii="ＭＳ 明朝" w:eastAsia="ＭＳ 明朝" w:hAnsi="ＭＳ 明朝"/>
          <w:sz w:val="18"/>
          <w:szCs w:val="18"/>
        </w:rPr>
        <w:t>田村太一</w:t>
      </w:r>
    </w:p>
    <w:p w14:paraId="5360FED6" w14:textId="77777777" w:rsidR="00BF1336" w:rsidRPr="00CD076B" w:rsidRDefault="00BF1336" w:rsidP="00F7093A">
      <w:pPr>
        <w:spacing w:line="276" w:lineRule="auto"/>
        <w:ind w:firstLineChars="100" w:firstLine="180"/>
        <w:rPr>
          <w:rFonts w:ascii="ＭＳ 明朝" w:eastAsia="ＭＳ 明朝" w:hAnsi="ＭＳ 明朝"/>
          <w:sz w:val="18"/>
          <w:szCs w:val="18"/>
        </w:rPr>
      </w:pPr>
    </w:p>
    <w:p w14:paraId="4B1D4BF5" w14:textId="1642D62E" w:rsidR="00BF1336" w:rsidRPr="006C5477" w:rsidRDefault="00BF1336" w:rsidP="00F7093A">
      <w:pPr>
        <w:spacing w:line="276" w:lineRule="auto"/>
        <w:ind w:firstLineChars="100" w:firstLine="180"/>
        <w:rPr>
          <w:rFonts w:ascii="ＭＳ 明朝" w:eastAsia="ＭＳ 明朝" w:hAnsi="ＭＳ 明朝"/>
          <w:sz w:val="18"/>
          <w:szCs w:val="18"/>
        </w:rPr>
      </w:pPr>
      <w:r w:rsidRPr="006C5477">
        <w:rPr>
          <w:rFonts w:ascii="ＭＳ 明朝" w:eastAsia="ＭＳ 明朝" w:hAnsi="ＭＳ 明朝" w:hint="eastAsia"/>
          <w:color w:val="000000"/>
          <w:sz w:val="18"/>
          <w:szCs w:val="18"/>
        </w:rPr>
        <w:t>甲および乙は、</w:t>
      </w:r>
      <w:r w:rsidR="00251123" w:rsidRPr="006C5477">
        <w:rPr>
          <w:rFonts w:ascii="ＭＳ 明朝" w:eastAsia="ＭＳ 明朝" w:hAnsi="ＭＳ 明朝"/>
          <w:color w:val="000000"/>
          <w:sz w:val="18"/>
          <w:szCs w:val="18"/>
        </w:rPr>
        <w:t>2026年8月1</w:t>
      </w:r>
      <w:r w:rsidR="00904F5B">
        <w:rPr>
          <w:rFonts w:ascii="ＭＳ 明朝" w:eastAsia="ＭＳ 明朝" w:hAnsi="ＭＳ 明朝" w:hint="eastAsia"/>
          <w:color w:val="000000"/>
          <w:sz w:val="18"/>
          <w:szCs w:val="18"/>
        </w:rPr>
        <w:t>8</w:t>
      </w:r>
      <w:r w:rsidR="00251123" w:rsidRPr="006C5477">
        <w:rPr>
          <w:rFonts w:ascii="ＭＳ 明朝" w:eastAsia="ＭＳ 明朝" w:hAnsi="ＭＳ 明朝"/>
          <w:color w:val="000000"/>
          <w:sz w:val="18"/>
          <w:szCs w:val="18"/>
        </w:rPr>
        <w:t>日</w:t>
      </w:r>
      <w:r w:rsidRPr="006C5477">
        <w:rPr>
          <w:rFonts w:ascii="ＭＳ 明朝" w:eastAsia="ＭＳ 明朝" w:hAnsi="ＭＳ 明朝" w:hint="eastAsia"/>
          <w:sz w:val="18"/>
          <w:szCs w:val="18"/>
        </w:rPr>
        <w:t>付</w:t>
      </w:r>
      <w:r w:rsidR="008103C3" w:rsidRPr="006C5477">
        <w:rPr>
          <w:rFonts w:ascii="ＭＳ 明朝" w:eastAsia="ＭＳ 明朝" w:hAnsi="ＭＳ 明朝"/>
          <w:sz w:val="18"/>
          <w:szCs w:val="18"/>
        </w:rPr>
        <w:t>プロパートナーズサービス業務委託基本契約書</w:t>
      </w:r>
      <w:r w:rsidRPr="006C5477">
        <w:rPr>
          <w:rFonts w:ascii="ＭＳ 明朝" w:eastAsia="ＭＳ 明朝" w:hAnsi="ＭＳ 明朝" w:hint="eastAsia"/>
          <w:sz w:val="18"/>
          <w:szCs w:val="18"/>
        </w:rPr>
        <w:t>に基づき、次の通り、</w:t>
      </w:r>
      <w:r w:rsidR="00251123" w:rsidRPr="006C5477">
        <w:rPr>
          <w:rFonts w:ascii="ＭＳ 明朝" w:eastAsia="ＭＳ 明朝" w:hAnsi="ＭＳ 明朝"/>
          <w:sz w:val="18"/>
          <w:szCs w:val="18"/>
        </w:rPr>
        <w:t>マーケティングプロサービス</w:t>
      </w:r>
      <w:r w:rsidRPr="006C5477">
        <w:rPr>
          <w:rFonts w:ascii="ＭＳ 明朝" w:eastAsia="ＭＳ 明朝" w:hAnsi="ＭＳ 明朝" w:hint="eastAsia"/>
          <w:sz w:val="18"/>
          <w:szCs w:val="18"/>
        </w:rPr>
        <w:t>業務委託個別契約（以下、「本契約」という。）を締結した。</w:t>
      </w:r>
    </w:p>
    <w:p w14:paraId="3DF7C547" w14:textId="77777777" w:rsidR="00BF1336" w:rsidRPr="00CD076B" w:rsidRDefault="00BF1336" w:rsidP="00F7093A">
      <w:pPr>
        <w:spacing w:line="276" w:lineRule="auto"/>
        <w:ind w:leftChars="187" w:left="449"/>
        <w:rPr>
          <w:rFonts w:ascii="ＭＳ 明朝" w:eastAsia="ＭＳ 明朝" w:hAnsi="ＭＳ 明朝"/>
          <w:sz w:val="18"/>
          <w:szCs w:val="18"/>
        </w:rPr>
      </w:pPr>
    </w:p>
    <w:p w14:paraId="65581560" w14:textId="77777777" w:rsidR="00BF1336" w:rsidRPr="00CD076B" w:rsidRDefault="00BF1336" w:rsidP="00F7093A">
      <w:pPr>
        <w:spacing w:line="276" w:lineRule="auto"/>
        <w:rPr>
          <w:rFonts w:ascii="ＭＳ 明朝" w:eastAsia="ＭＳ 明朝" w:hAnsi="ＭＳ 明朝"/>
          <w:b/>
          <w:sz w:val="18"/>
          <w:szCs w:val="18"/>
        </w:rPr>
      </w:pPr>
      <w:r w:rsidRPr="00CD076B">
        <w:rPr>
          <w:rFonts w:ascii="ＭＳ 明朝" w:eastAsia="ＭＳ 明朝" w:hAnsi="ＭＳ 明朝" w:hint="eastAsia"/>
          <w:b/>
          <w:sz w:val="18"/>
          <w:szCs w:val="18"/>
        </w:rPr>
        <w:t>第１条（</w:t>
      </w:r>
      <w:r w:rsidRPr="00CD076B">
        <w:rPr>
          <w:rFonts w:ascii="ＭＳ 明朝" w:eastAsia="ＭＳ 明朝" w:hAnsi="ＭＳ 明朝"/>
          <w:b/>
          <w:sz w:val="18"/>
          <w:szCs w:val="18"/>
        </w:rPr>
        <w:t>契約類型</w:t>
      </w:r>
      <w:r w:rsidRPr="00CD076B">
        <w:rPr>
          <w:rFonts w:ascii="ＭＳ 明朝" w:eastAsia="ＭＳ 明朝" w:hAnsi="ＭＳ 明朝" w:hint="eastAsia"/>
          <w:b/>
          <w:sz w:val="18"/>
          <w:szCs w:val="18"/>
        </w:rPr>
        <w:t>）</w:t>
      </w:r>
    </w:p>
    <w:p w14:paraId="7F38E2E1" w14:textId="77777777" w:rsidR="00BF1336" w:rsidRPr="00CD076B" w:rsidRDefault="00BF1336" w:rsidP="00F7093A">
      <w:pPr>
        <w:spacing w:line="276" w:lineRule="auto"/>
        <w:ind w:leftChars="100" w:left="240"/>
        <w:rPr>
          <w:rFonts w:ascii="ＭＳ 明朝" w:eastAsia="ＭＳ 明朝" w:hAnsi="ＭＳ 明朝"/>
          <w:sz w:val="18"/>
          <w:szCs w:val="18"/>
        </w:rPr>
      </w:pPr>
      <w:r w:rsidRPr="00CD076B">
        <w:rPr>
          <w:rFonts w:ascii="ＭＳ 明朝" w:eastAsia="ＭＳ 明朝" w:hAnsi="ＭＳ 明朝" w:hint="eastAsia"/>
          <w:sz w:val="18"/>
          <w:szCs w:val="18"/>
        </w:rPr>
        <w:t>本契約の契約類型は準委任契約とするものとする。</w:t>
      </w:r>
    </w:p>
    <w:p w14:paraId="4464DE3B" w14:textId="77777777" w:rsidR="00BF1336" w:rsidRPr="00CD076B" w:rsidRDefault="00BF1336" w:rsidP="00F7093A">
      <w:pPr>
        <w:spacing w:line="276" w:lineRule="auto"/>
        <w:rPr>
          <w:rFonts w:ascii="ＭＳ 明朝" w:eastAsia="ＭＳ 明朝" w:hAnsi="ＭＳ 明朝"/>
          <w:sz w:val="18"/>
          <w:szCs w:val="18"/>
        </w:rPr>
      </w:pPr>
    </w:p>
    <w:p w14:paraId="6CAE4716" w14:textId="77777777" w:rsidR="00BF1336" w:rsidRPr="00CD076B" w:rsidRDefault="00BF1336" w:rsidP="00F7093A">
      <w:pPr>
        <w:spacing w:line="276" w:lineRule="auto"/>
        <w:rPr>
          <w:rFonts w:ascii="ＭＳ 明朝" w:eastAsia="ＭＳ 明朝" w:hAnsi="ＭＳ 明朝"/>
          <w:b/>
          <w:sz w:val="18"/>
          <w:szCs w:val="18"/>
        </w:rPr>
      </w:pPr>
      <w:r w:rsidRPr="00CD076B">
        <w:rPr>
          <w:rFonts w:ascii="ＭＳ 明朝" w:eastAsia="ＭＳ 明朝" w:hAnsi="ＭＳ 明朝" w:hint="eastAsia"/>
          <w:b/>
          <w:sz w:val="18"/>
          <w:szCs w:val="18"/>
        </w:rPr>
        <w:t>第２条（業務委託の内容）</w:t>
      </w:r>
    </w:p>
    <w:p w14:paraId="74EA0608" w14:textId="77777777" w:rsidR="00BF1336" w:rsidRPr="00CD076B" w:rsidRDefault="00BF1336" w:rsidP="00F7093A">
      <w:pPr>
        <w:spacing w:line="276" w:lineRule="auto"/>
        <w:ind w:leftChars="100" w:left="240"/>
        <w:rPr>
          <w:rFonts w:ascii="ＭＳ 明朝" w:eastAsia="ＭＳ 明朝" w:hAnsi="ＭＳ 明朝"/>
          <w:sz w:val="18"/>
          <w:szCs w:val="18"/>
        </w:rPr>
      </w:pPr>
      <w:r w:rsidRPr="00CD076B">
        <w:rPr>
          <w:rFonts w:ascii="ＭＳ 明朝" w:eastAsia="ＭＳ 明朝" w:hAnsi="ＭＳ 明朝" w:hint="eastAsia"/>
          <w:sz w:val="18"/>
          <w:szCs w:val="18"/>
        </w:rPr>
        <w:t>甲は、乙に対し、次の業務を委託し、乙はこれを受託する。</w:t>
      </w:r>
    </w:p>
    <w:tbl>
      <w:tblPr>
        <w:tblStyle w:val="afa"/>
        <w:tblW w:w="0" w:type="auto"/>
        <w:tblInd w:w="5" w:type="dxa"/>
        <w:tblLook w:val="04A0" w:firstRow="1" w:lastRow="0" w:firstColumn="1" w:lastColumn="0" w:noHBand="0" w:noVBand="1"/>
      </w:tblPr>
      <w:tblGrid>
        <w:gridCol w:w="2089"/>
        <w:gridCol w:w="6825"/>
      </w:tblGrid>
      <w:tr w:rsidR="00BF1336" w:rsidRPr="00CD076B" w14:paraId="462C4BA9" w14:textId="77777777" w:rsidTr="00E53C02">
        <w:tc>
          <w:tcPr>
            <w:tcW w:w="2089" w:type="dxa"/>
          </w:tcPr>
          <w:p w14:paraId="50F6689A" w14:textId="77777777" w:rsidR="00BF1336" w:rsidRPr="00CD076B" w:rsidRDefault="00BF1336" w:rsidP="00F7093A">
            <w:pPr>
              <w:pStyle w:val="afb"/>
              <w:numPr>
                <w:ilvl w:val="0"/>
                <w:numId w:val="2"/>
              </w:numPr>
              <w:spacing w:line="276" w:lineRule="auto"/>
              <w:ind w:leftChars="0"/>
              <w:rPr>
                <w:rFonts w:ascii="ＭＳ 明朝" w:hAnsi="ＭＳ 明朝"/>
                <w:bCs/>
                <w:sz w:val="18"/>
                <w:szCs w:val="18"/>
              </w:rPr>
            </w:pPr>
            <w:r w:rsidRPr="00CD076B">
              <w:rPr>
                <w:rFonts w:ascii="ＭＳ 明朝" w:hAnsi="ＭＳ 明朝" w:cs="ＭＳ Ｐゴシック" w:hint="eastAsia"/>
                <w:kern w:val="0"/>
                <w:sz w:val="18"/>
                <w:szCs w:val="18"/>
              </w:rPr>
              <w:t>委託業務内容</w:t>
            </w:r>
          </w:p>
        </w:tc>
        <w:tc>
          <w:tcPr>
            <w:tcW w:w="6825" w:type="dxa"/>
          </w:tcPr>
          <w:p w14:paraId="7904BF50" w14:textId="7A9EA8C8" w:rsidR="00BF1336" w:rsidRPr="001A6307" w:rsidRDefault="001A6307" w:rsidP="001A6307">
            <w:pPr>
              <w:spacing w:line="276" w:lineRule="auto"/>
              <w:rPr>
                <w:rFonts w:ascii="ＭＳ 明朝" w:hAnsi="ＭＳ 明朝" w:cs="ＭＳ Ｐゴシック"/>
                <w:kern w:val="0"/>
                <w:sz w:val="18"/>
                <w:szCs w:val="18"/>
              </w:rPr>
            </w:pPr>
            <w:r w:rsidRPr="00B9267A">
              <w:rPr>
                <w:rFonts w:ascii="ＭＳ 明朝" w:hAnsi="ＭＳ 明朝" w:hint="eastAsia"/>
                <w:sz w:val="18"/>
                <w:szCs w:val="18"/>
              </w:rPr>
              <w:t>①  マーケティングの企画〜実行等の支援</w:t>
            </w:r>
            <w:r w:rsidRPr="00B9267A">
              <w:rPr>
                <w:rFonts w:ascii="ＭＳ 明朝" w:hAnsi="ＭＳ 明朝" w:hint="eastAsia"/>
                <w:sz w:val="18"/>
                <w:szCs w:val="18"/>
              </w:rPr>
              <w:br/>
              <w:t>②  上記①に関するメール又はチャットツールでの相談、打合せ</w:t>
            </w:r>
            <w:r w:rsidRPr="00B9267A">
              <w:rPr>
                <w:rFonts w:ascii="ＭＳ 明朝" w:hAnsi="ＭＳ 明朝" w:hint="eastAsia"/>
                <w:sz w:val="18"/>
                <w:szCs w:val="18"/>
              </w:rPr>
              <w:br/>
              <w:t>③  その他上記①に附帯する業務</w:t>
            </w:r>
          </w:p>
        </w:tc>
      </w:tr>
      <w:tr w:rsidR="00BF1336" w:rsidRPr="00CD076B" w14:paraId="5D52152B" w14:textId="77777777" w:rsidTr="00E53C02">
        <w:tc>
          <w:tcPr>
            <w:tcW w:w="2089" w:type="dxa"/>
          </w:tcPr>
          <w:p w14:paraId="2C5F65F1" w14:textId="77777777" w:rsidR="00BF1336" w:rsidRPr="00CD076B" w:rsidRDefault="00BF1336" w:rsidP="00F7093A">
            <w:pPr>
              <w:pStyle w:val="afb"/>
              <w:numPr>
                <w:ilvl w:val="0"/>
                <w:numId w:val="2"/>
              </w:numPr>
              <w:spacing w:line="276" w:lineRule="auto"/>
              <w:ind w:leftChars="0"/>
              <w:rPr>
                <w:rFonts w:ascii="ＭＳ 明朝" w:hAnsi="ＭＳ 明朝"/>
                <w:bCs/>
                <w:sz w:val="18"/>
                <w:szCs w:val="18"/>
              </w:rPr>
            </w:pPr>
            <w:r w:rsidRPr="00CD076B">
              <w:rPr>
                <w:rFonts w:ascii="ＭＳ 明朝" w:hAnsi="ＭＳ 明朝" w:cs="ＭＳ Ｐゴシック" w:hint="eastAsia"/>
                <w:kern w:val="0"/>
                <w:sz w:val="18"/>
                <w:szCs w:val="18"/>
              </w:rPr>
              <w:t>発注元</w:t>
            </w:r>
          </w:p>
        </w:tc>
        <w:tc>
          <w:tcPr>
            <w:tcW w:w="6825" w:type="dxa"/>
          </w:tcPr>
          <w:p w14:paraId="62D69655" w14:textId="11332850" w:rsidR="00BF1336" w:rsidRPr="00CD076B" w:rsidRDefault="00DC1221" w:rsidP="00F7093A">
            <w:pPr>
              <w:spacing w:line="276" w:lineRule="auto"/>
              <w:rPr>
                <w:rFonts w:ascii="ＭＳ 明朝" w:hAnsi="ＭＳ 明朝"/>
                <w:bCs/>
                <w:sz w:val="18"/>
                <w:szCs w:val="18"/>
              </w:rPr>
            </w:pPr>
            <w:r w:rsidRPr="00CD076B">
              <w:rPr>
                <w:rFonts w:ascii="ＭＳ 明朝" w:hAnsi="ＭＳ 明朝"/>
                <w:bCs/>
                <w:sz w:val="18"/>
                <w:szCs w:val="18"/>
              </w:rPr>
              <w:t>株式会社ワンスター</w:t>
            </w:r>
          </w:p>
        </w:tc>
      </w:tr>
      <w:tr w:rsidR="00BF1336" w:rsidRPr="00CD076B" w14:paraId="1069446A" w14:textId="77777777" w:rsidTr="00E53C02">
        <w:tc>
          <w:tcPr>
            <w:tcW w:w="2089" w:type="dxa"/>
          </w:tcPr>
          <w:p w14:paraId="3102E7BE" w14:textId="77777777" w:rsidR="00BF1336" w:rsidRPr="00CD076B" w:rsidRDefault="00BF1336" w:rsidP="00F7093A">
            <w:pPr>
              <w:pStyle w:val="afb"/>
              <w:numPr>
                <w:ilvl w:val="0"/>
                <w:numId w:val="2"/>
              </w:numPr>
              <w:spacing w:line="276" w:lineRule="auto"/>
              <w:ind w:leftChars="0"/>
              <w:rPr>
                <w:rFonts w:ascii="ＭＳ 明朝" w:hAnsi="ＭＳ 明朝"/>
                <w:bCs/>
                <w:sz w:val="18"/>
                <w:szCs w:val="18"/>
              </w:rPr>
            </w:pPr>
            <w:r w:rsidRPr="00CD076B">
              <w:rPr>
                <w:rFonts w:ascii="ＭＳ 明朝" w:hAnsi="ＭＳ 明朝" w:cs="ＭＳ Ｐゴシック" w:hint="eastAsia"/>
                <w:kern w:val="0"/>
                <w:sz w:val="18"/>
                <w:szCs w:val="18"/>
              </w:rPr>
              <w:t>契約期間</w:t>
            </w:r>
          </w:p>
        </w:tc>
        <w:tc>
          <w:tcPr>
            <w:tcW w:w="6825" w:type="dxa"/>
          </w:tcPr>
          <w:p w14:paraId="578124AF" w14:textId="6409B4D6" w:rsidR="00BF1336" w:rsidRPr="00CD076B" w:rsidRDefault="00DC1221" w:rsidP="00F70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ＭＳ 明朝" w:hAnsi="ＭＳ 明朝"/>
                <w:bCs/>
                <w:sz w:val="18"/>
                <w:szCs w:val="18"/>
              </w:rPr>
            </w:pPr>
            <w:r w:rsidRPr="00CD076B">
              <w:rPr>
                <w:rFonts w:ascii="ＭＳ 明朝" w:hAnsi="ＭＳ 明朝"/>
                <w:bCs/>
                <w:sz w:val="18"/>
                <w:szCs w:val="18"/>
              </w:rPr>
              <w:t>2026年8月24日から2026年11月30日まで</w:t>
            </w:r>
            <w:r w:rsidRPr="00CD076B">
              <w:rPr>
                <w:rFonts w:ascii="ＭＳ 明朝" w:hAnsi="ＭＳ 明朝"/>
                <w:bCs/>
                <w:sz w:val="18"/>
                <w:szCs w:val="18"/>
              </w:rPr>
              <w:br/>
              <w:t>有効期間満了の1ヶ月前までに、甲乙いずれかが本契約を更新しない旨の通知をしない限り、本契約は自動的に3ヶ月間更新され、その後も同様とする。</w:t>
            </w:r>
            <w:r w:rsidRPr="00CD076B">
              <w:rPr>
                <w:rFonts w:ascii="ＭＳ 明朝" w:hAnsi="ＭＳ 明朝"/>
                <w:bCs/>
                <w:sz w:val="18"/>
                <w:szCs w:val="18"/>
              </w:rPr>
              <w:br/>
              <w:t>ただし、当該通知期限日が土曜日、日曜日、又は国民の祝日に関する法律に規定する休日である場合、その直前の平日をもって通知期限日とする。</w:t>
            </w:r>
          </w:p>
        </w:tc>
      </w:tr>
      <w:tr w:rsidR="00E53C02" w:rsidRPr="002C6025" w14:paraId="6C3CF6FE" w14:textId="77777777" w:rsidTr="00E53C02">
        <w:tc>
          <w:tcPr>
            <w:tcW w:w="2089" w:type="dxa"/>
          </w:tcPr>
          <w:p w14:paraId="5EFEFE63" w14:textId="77777777" w:rsidR="00E53C02" w:rsidRPr="00CD076B" w:rsidRDefault="00E53C02" w:rsidP="00A320A9">
            <w:pPr>
              <w:pStyle w:val="afb"/>
              <w:numPr>
                <w:ilvl w:val="0"/>
                <w:numId w:val="2"/>
              </w:numPr>
              <w:spacing w:line="276" w:lineRule="auto"/>
              <w:ind w:leftChars="0"/>
              <w:rPr>
                <w:rFonts w:ascii="ＭＳ 明朝" w:hAnsi="ＭＳ 明朝" w:cs="ＭＳ Ｐゴシック"/>
                <w:kern w:val="0"/>
                <w:sz w:val="18"/>
                <w:szCs w:val="18"/>
              </w:rPr>
            </w:pPr>
            <w:r w:rsidRPr="002C6025">
              <w:rPr>
                <w:rFonts w:ascii="ＭＳ 明朝" w:hAnsi="ＭＳ 明朝" w:cs="ＭＳ Ｐゴシック" w:hint="eastAsia"/>
                <w:kern w:val="0"/>
                <w:sz w:val="18"/>
                <w:szCs w:val="18"/>
              </w:rPr>
              <w:t>業務提供場所</w:t>
            </w:r>
          </w:p>
        </w:tc>
        <w:tc>
          <w:tcPr>
            <w:tcW w:w="6825" w:type="dxa"/>
          </w:tcPr>
          <w:p w14:paraId="77720529" w14:textId="77777777" w:rsidR="00E53C02" w:rsidRPr="002C6025" w:rsidRDefault="00E53C02" w:rsidP="00A32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ＭＳ 明朝" w:hAnsi="ＭＳ 明朝"/>
                <w:bCs/>
                <w:sz w:val="18"/>
                <w:szCs w:val="18"/>
              </w:rPr>
            </w:pPr>
            <w:r w:rsidRPr="002C6025">
              <w:rPr>
                <w:rFonts w:ascii="ＭＳ 明朝" w:hAnsi="ＭＳ 明朝"/>
                <w:bCs/>
                <w:sz w:val="18"/>
                <w:szCs w:val="18"/>
              </w:rPr>
              <w:t>甲及び乙が協議の上合意した場所</w:t>
            </w:r>
          </w:p>
        </w:tc>
      </w:tr>
    </w:tbl>
    <w:p w14:paraId="4D6F684A" w14:textId="77777777" w:rsidR="00BF1336" w:rsidRPr="00E53C02" w:rsidRDefault="00BF1336" w:rsidP="00F7093A">
      <w:pPr>
        <w:spacing w:line="276" w:lineRule="auto"/>
        <w:rPr>
          <w:rFonts w:ascii="ＭＳ 明朝" w:eastAsia="ＭＳ 明朝" w:hAnsi="ＭＳ 明朝"/>
          <w:b/>
          <w:sz w:val="18"/>
          <w:szCs w:val="18"/>
        </w:rPr>
      </w:pPr>
    </w:p>
    <w:p w14:paraId="4600AB9C" w14:textId="77777777" w:rsidR="00BF1336" w:rsidRPr="00CD076B" w:rsidRDefault="00BF1336" w:rsidP="00F7093A">
      <w:pPr>
        <w:spacing w:line="276" w:lineRule="auto"/>
        <w:rPr>
          <w:rFonts w:ascii="ＭＳ 明朝" w:eastAsia="ＭＳ 明朝" w:hAnsi="ＭＳ 明朝"/>
          <w:b/>
          <w:sz w:val="18"/>
          <w:szCs w:val="18"/>
        </w:rPr>
      </w:pPr>
      <w:r w:rsidRPr="00CD076B">
        <w:rPr>
          <w:rFonts w:ascii="ＭＳ 明朝" w:eastAsia="ＭＳ 明朝" w:hAnsi="ＭＳ 明朝" w:hint="eastAsia"/>
          <w:b/>
          <w:sz w:val="18"/>
          <w:szCs w:val="18"/>
        </w:rPr>
        <w:t>第３条（報酬の額等）</w:t>
      </w:r>
    </w:p>
    <w:p w14:paraId="22C45983" w14:textId="337A1ECE" w:rsidR="00BF1336" w:rsidRPr="00CD076B" w:rsidRDefault="00AE5A70" w:rsidP="00F7093A">
      <w:pPr>
        <w:spacing w:line="276" w:lineRule="auto"/>
        <w:ind w:leftChars="100" w:left="240"/>
        <w:rPr>
          <w:rFonts w:ascii="ＭＳ 明朝" w:eastAsia="ＭＳ 明朝" w:hAnsi="ＭＳ 明朝"/>
          <w:sz w:val="18"/>
          <w:szCs w:val="18"/>
        </w:rPr>
      </w:pPr>
      <w:r w:rsidRPr="00AE5A70">
        <w:rPr>
          <w:rFonts w:ascii="ＭＳ 明朝" w:eastAsia="ＭＳ 明朝" w:hAnsi="ＭＳ 明朝" w:hint="eastAsia"/>
          <w:sz w:val="18"/>
          <w:szCs w:val="18"/>
        </w:rPr>
        <w:t>前条に定めた業務委託内容にかかる報酬の額等の算定基準となる業務時間数は次のとおりとする。</w:t>
      </w:r>
    </w:p>
    <w:p w14:paraId="61AAC843" w14:textId="77777777" w:rsidR="00BF1336" w:rsidRPr="00CD076B" w:rsidRDefault="00BF1336" w:rsidP="00F7093A">
      <w:pPr>
        <w:spacing w:line="276" w:lineRule="auto"/>
        <w:rPr>
          <w:rFonts w:ascii="ＭＳ 明朝" w:eastAsia="ＭＳ 明朝" w:hAnsi="ＭＳ 明朝"/>
          <w:sz w:val="18"/>
          <w:szCs w:val="18"/>
        </w:rPr>
      </w:pPr>
    </w:p>
    <w:p w14:paraId="6FD18BBA" w14:textId="6B9E2FE5" w:rsidR="00BF1336" w:rsidRPr="00CD076B" w:rsidRDefault="00DB7FF5" w:rsidP="00F7093A">
      <w:pPr>
        <w:pStyle w:val="afb"/>
        <w:numPr>
          <w:ilvl w:val="0"/>
          <w:numId w:val="4"/>
        </w:numPr>
        <w:spacing w:line="276" w:lineRule="auto"/>
        <w:ind w:leftChars="0"/>
        <w:rPr>
          <w:rFonts w:ascii="ＭＳ 明朝" w:hAnsi="ＭＳ 明朝"/>
          <w:sz w:val="18"/>
          <w:szCs w:val="18"/>
        </w:rPr>
      </w:pPr>
      <w:r w:rsidRPr="003525E2">
        <w:rPr>
          <w:rFonts w:ascii="ＭＳ 明朝" w:hAnsi="ＭＳ 明朝" w:hint="eastAsia"/>
          <w:sz w:val="18"/>
          <w:szCs w:val="18"/>
        </w:rPr>
        <w:t>【</w:t>
      </w:r>
      <w:r>
        <w:rPr>
          <w:rFonts w:ascii="ＭＳ 明朝" w:hAnsi="ＭＳ 明朝" w:hint="eastAsia"/>
          <w:sz w:val="18"/>
          <w:szCs w:val="18"/>
        </w:rPr>
        <w:t>月額報酬</w:t>
      </w:r>
      <w:r w:rsidRPr="003525E2">
        <w:rPr>
          <w:rFonts w:ascii="ＭＳ 明朝" w:hAnsi="ＭＳ 明朝" w:hint="eastAsia"/>
          <w:sz w:val="18"/>
          <w:szCs w:val="18"/>
        </w:rPr>
        <w:t>】</w:t>
      </w:r>
    </w:p>
    <w:p w14:paraId="1DDD8D36" w14:textId="34D19F65" w:rsidR="005B49F2" w:rsidRPr="005B49F2" w:rsidRDefault="00E42F8A" w:rsidP="005B49F2">
      <w:pPr>
        <w:spacing w:line="276" w:lineRule="auto"/>
        <w:ind w:leftChars="200" w:left="480"/>
        <w:outlineLvl w:val="0"/>
        <w:rPr>
          <w:rFonts w:ascii="ＭＳ 明朝" w:eastAsia="ＭＳ 明朝" w:hAnsi="ＭＳ 明朝"/>
          <w:sz w:val="18"/>
          <w:szCs w:val="18"/>
        </w:rPr>
      </w:pPr>
      <w:r w:rsidRPr="00196863">
        <w:rPr>
          <w:rFonts w:ascii="ＭＳ 明朝" w:eastAsia="ＭＳ 明朝" w:hAnsi="ＭＳ 明朝" w:hint="eastAsia"/>
          <w:sz w:val="18"/>
          <w:szCs w:val="18"/>
        </w:rPr>
        <w:t>2026年8月</w:t>
      </w:r>
      <w:r w:rsidR="005B49F2" w:rsidRPr="005B49F2">
        <w:rPr>
          <w:rFonts w:ascii="ＭＳ 明朝" w:eastAsia="ＭＳ 明朝" w:hAnsi="ＭＳ 明朝" w:hint="eastAsia"/>
          <w:sz w:val="18"/>
          <w:szCs w:val="18"/>
        </w:rPr>
        <w:t xml:space="preserve"> 月額</w:t>
      </w:r>
      <w:r w:rsidR="005B49F2" w:rsidRPr="00CD076B">
        <w:rPr>
          <w:rFonts w:ascii="ＭＳ 明朝" w:hAnsi="ＭＳ 明朝"/>
          <w:sz w:val="18"/>
          <w:szCs w:val="18"/>
        </w:rPr>
        <w:t>225,000</w:t>
      </w:r>
      <w:r w:rsidR="005B49F2" w:rsidRPr="005B49F2">
        <w:rPr>
          <w:rFonts w:ascii="ＭＳ 明朝" w:eastAsia="ＭＳ 明朝" w:hAnsi="ＭＳ 明朝" w:hint="eastAsia"/>
          <w:sz w:val="18"/>
          <w:szCs w:val="18"/>
        </w:rPr>
        <w:t xml:space="preserve">円　</w:t>
      </w:r>
    </w:p>
    <w:p w14:paraId="577F16C0" w14:textId="7B8B562A" w:rsidR="005B49F2" w:rsidRPr="005B49F2"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基準業務時間数：</w:t>
      </w:r>
      <w:r w:rsidRPr="00CD076B">
        <w:rPr>
          <w:rFonts w:ascii="ＭＳ 明朝" w:eastAsia="ＭＳ 明朝" w:hAnsi="ＭＳ 明朝"/>
          <w:sz w:val="18"/>
          <w:szCs w:val="18"/>
        </w:rPr>
        <w:t>月間50時間</w:t>
      </w:r>
    </w:p>
    <w:p w14:paraId="41989E30" w14:textId="11BAA853" w:rsidR="005B49F2" w:rsidRPr="005B49F2"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精算単位：</w:t>
      </w:r>
      <w:r w:rsidRPr="00CD076B">
        <w:rPr>
          <w:rFonts w:ascii="ＭＳ 明朝" w:eastAsia="ＭＳ 明朝" w:hAnsi="ＭＳ 明朝"/>
          <w:sz w:val="18"/>
          <w:szCs w:val="18"/>
        </w:rPr>
        <w:t>1日1分単位 月末に60分単位で計上（未満は切り捨て）</w:t>
      </w:r>
    </w:p>
    <w:p w14:paraId="16F97A7F" w14:textId="77777777" w:rsidR="005B49F2" w:rsidRPr="005B49F2" w:rsidRDefault="005B49F2" w:rsidP="005B49F2">
      <w:pPr>
        <w:spacing w:line="276" w:lineRule="auto"/>
        <w:ind w:leftChars="200" w:left="480"/>
        <w:outlineLvl w:val="0"/>
        <w:rPr>
          <w:rFonts w:ascii="ＭＳ 明朝" w:eastAsia="ＭＳ 明朝" w:hAnsi="ＭＳ 明朝"/>
          <w:sz w:val="18"/>
          <w:szCs w:val="18"/>
        </w:rPr>
      </w:pPr>
    </w:p>
    <w:p w14:paraId="7BDD128E" w14:textId="70F0385E" w:rsidR="005B49F2" w:rsidRPr="005B49F2" w:rsidRDefault="00E42F8A" w:rsidP="005B49F2">
      <w:pPr>
        <w:spacing w:line="276" w:lineRule="auto"/>
        <w:ind w:leftChars="200" w:left="480"/>
        <w:outlineLvl w:val="0"/>
        <w:rPr>
          <w:rFonts w:ascii="ＭＳ 明朝" w:eastAsia="ＭＳ 明朝" w:hAnsi="ＭＳ 明朝"/>
          <w:sz w:val="18"/>
          <w:szCs w:val="18"/>
        </w:rPr>
      </w:pPr>
      <w:r w:rsidRPr="00196863">
        <w:rPr>
          <w:rFonts w:ascii="ＭＳ 明朝" w:eastAsia="ＭＳ 明朝" w:hAnsi="ＭＳ 明朝" w:hint="eastAsia"/>
          <w:sz w:val="18"/>
          <w:szCs w:val="18"/>
        </w:rPr>
        <w:t>2026年9月</w:t>
      </w:r>
      <w:r w:rsidR="00B35D43">
        <w:rPr>
          <w:rFonts w:ascii="ＭＳ 明朝" w:eastAsia="ＭＳ 明朝" w:hAnsi="ＭＳ 明朝" w:hint="eastAsia"/>
          <w:sz w:val="18"/>
          <w:szCs w:val="18"/>
        </w:rPr>
        <w:t>以降</w:t>
      </w:r>
      <w:r w:rsidR="005B49F2" w:rsidRPr="005B49F2">
        <w:rPr>
          <w:rFonts w:ascii="ＭＳ 明朝" w:eastAsia="ＭＳ 明朝" w:hAnsi="ＭＳ 明朝" w:hint="eastAsia"/>
          <w:sz w:val="18"/>
          <w:szCs w:val="18"/>
        </w:rPr>
        <w:t xml:space="preserve"> 月額</w:t>
      </w:r>
      <w:r w:rsidRPr="00CD076B">
        <w:rPr>
          <w:rFonts w:ascii="ＭＳ 明朝" w:hAnsi="ＭＳ 明朝"/>
          <w:sz w:val="18"/>
          <w:szCs w:val="18"/>
        </w:rPr>
        <w:t>225,000</w:t>
      </w:r>
      <w:r w:rsidR="005B49F2" w:rsidRPr="005B49F2">
        <w:rPr>
          <w:rFonts w:ascii="ＭＳ 明朝" w:eastAsia="ＭＳ 明朝" w:hAnsi="ＭＳ 明朝" w:hint="eastAsia"/>
          <w:sz w:val="18"/>
          <w:szCs w:val="18"/>
        </w:rPr>
        <w:t xml:space="preserve">円　</w:t>
      </w:r>
    </w:p>
    <w:p w14:paraId="6B1DC92B" w14:textId="1BBB19D5" w:rsidR="005B49F2" w:rsidRPr="005B49F2"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基準業務時間数：</w:t>
      </w:r>
      <w:r w:rsidRPr="00CD076B">
        <w:rPr>
          <w:rFonts w:ascii="ＭＳ 明朝" w:eastAsia="ＭＳ 明朝" w:hAnsi="ＭＳ 明朝"/>
          <w:sz w:val="18"/>
          <w:szCs w:val="18"/>
        </w:rPr>
        <w:t>月間44-56時間</w:t>
      </w:r>
    </w:p>
    <w:p w14:paraId="3C8517A6" w14:textId="1ED53375" w:rsidR="00BF1336" w:rsidRPr="00CD076B"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精算単位：</w:t>
      </w:r>
      <w:r w:rsidRPr="00CD076B">
        <w:rPr>
          <w:rFonts w:ascii="ＭＳ 明朝" w:eastAsia="ＭＳ 明朝" w:hAnsi="ＭＳ 明朝"/>
          <w:sz w:val="18"/>
          <w:szCs w:val="18"/>
        </w:rPr>
        <w:t>1日1分単位 月末に60分単位で計上（未満は切り捨て）</w:t>
      </w:r>
    </w:p>
    <w:p w14:paraId="58E90748" w14:textId="77777777" w:rsidR="00BF1336" w:rsidRPr="00CD076B" w:rsidRDefault="00BF1336" w:rsidP="00F7093A">
      <w:pPr>
        <w:spacing w:line="276" w:lineRule="auto"/>
        <w:outlineLvl w:val="0"/>
        <w:rPr>
          <w:rFonts w:ascii="ＭＳ 明朝" w:eastAsia="ＭＳ 明朝" w:hAnsi="ＭＳ 明朝"/>
          <w:sz w:val="18"/>
          <w:szCs w:val="18"/>
        </w:rPr>
      </w:pPr>
    </w:p>
    <w:p w14:paraId="7EC93609" w14:textId="568692E9" w:rsidR="00BF1336" w:rsidRPr="00CD076B" w:rsidRDefault="00DB7FF5" w:rsidP="00F7093A">
      <w:pPr>
        <w:pStyle w:val="afb"/>
        <w:numPr>
          <w:ilvl w:val="0"/>
          <w:numId w:val="4"/>
        </w:numPr>
        <w:spacing w:line="276" w:lineRule="auto"/>
        <w:ind w:leftChars="0"/>
        <w:outlineLvl w:val="0"/>
        <w:rPr>
          <w:rFonts w:ascii="ＭＳ 明朝" w:hAnsi="ＭＳ 明朝"/>
          <w:sz w:val="18"/>
          <w:szCs w:val="18"/>
        </w:rPr>
      </w:pPr>
      <w:r w:rsidRPr="003525E2">
        <w:rPr>
          <w:rFonts w:ascii="ＭＳ 明朝" w:hAnsi="ＭＳ 明朝" w:hint="eastAsia"/>
          <w:sz w:val="18"/>
          <w:szCs w:val="18"/>
        </w:rPr>
        <w:t>【超過報酬】</w:t>
      </w:r>
    </w:p>
    <w:p w14:paraId="729897CF" w14:textId="66D4FD2C" w:rsidR="00BF1336" w:rsidRPr="00CD076B" w:rsidRDefault="00BF1336" w:rsidP="001D1F77">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hint="eastAsia"/>
          <w:sz w:val="18"/>
          <w:szCs w:val="18"/>
        </w:rPr>
        <w:t>前条に定めた</w:t>
      </w:r>
      <w:r w:rsidRPr="00CD076B">
        <w:rPr>
          <w:rFonts w:ascii="ＭＳ 明朝" w:eastAsia="ＭＳ 明朝" w:hAnsi="ＭＳ 明朝"/>
          <w:sz w:val="18"/>
          <w:szCs w:val="18"/>
        </w:rPr>
        <w:t>委託業務の実施にかかる総時間数が</w:t>
      </w:r>
      <w:r w:rsidR="009337D3" w:rsidRPr="009337D3">
        <w:rPr>
          <w:rFonts w:ascii="ＭＳ 明朝" w:eastAsia="ＭＳ 明朝" w:hAnsi="ＭＳ 明朝" w:hint="eastAsia"/>
          <w:sz w:val="18"/>
          <w:szCs w:val="18"/>
        </w:rPr>
        <w:t>前</w:t>
      </w:r>
      <w:r w:rsidR="00904F5B">
        <w:rPr>
          <w:rFonts w:ascii="ＭＳ 明朝" w:eastAsia="ＭＳ 明朝" w:hAnsi="ＭＳ 明朝" w:hint="eastAsia"/>
          <w:sz w:val="18"/>
          <w:szCs w:val="18"/>
        </w:rPr>
        <w:t>項</w:t>
      </w:r>
      <w:r w:rsidR="009337D3" w:rsidRPr="009337D3">
        <w:rPr>
          <w:rFonts w:ascii="ＭＳ 明朝" w:eastAsia="ＭＳ 明朝" w:hAnsi="ＭＳ 明朝" w:hint="eastAsia"/>
          <w:sz w:val="18"/>
          <w:szCs w:val="18"/>
        </w:rPr>
        <w:t>に記載された上限</w:t>
      </w:r>
      <w:r w:rsidRPr="00CD076B">
        <w:rPr>
          <w:rFonts w:ascii="ＭＳ 明朝" w:eastAsia="ＭＳ 明朝" w:hAnsi="ＭＳ 明朝" w:hint="eastAsia"/>
          <w:sz w:val="18"/>
          <w:szCs w:val="18"/>
        </w:rPr>
        <w:t>時間</w:t>
      </w:r>
      <w:r w:rsidRPr="00CD076B">
        <w:rPr>
          <w:rFonts w:ascii="ＭＳ 明朝" w:eastAsia="ＭＳ 明朝" w:hAnsi="ＭＳ 明朝"/>
          <w:sz w:val="18"/>
          <w:szCs w:val="18"/>
        </w:rPr>
        <w:t>を越え</w:t>
      </w:r>
      <w:r w:rsidR="001D1F77">
        <w:rPr>
          <w:rFonts w:ascii="ＭＳ 明朝" w:eastAsia="ＭＳ 明朝" w:hAnsi="ＭＳ 明朝" w:hint="eastAsia"/>
          <w:sz w:val="18"/>
          <w:szCs w:val="18"/>
        </w:rPr>
        <w:t>る</w:t>
      </w:r>
      <w:r w:rsidRPr="00CD076B">
        <w:rPr>
          <w:rFonts w:ascii="ＭＳ 明朝" w:eastAsia="ＭＳ 明朝" w:hAnsi="ＭＳ 明朝"/>
          <w:sz w:val="18"/>
          <w:szCs w:val="18"/>
        </w:rPr>
        <w:t>場合</w:t>
      </w:r>
      <w:r w:rsidRPr="00CD076B">
        <w:rPr>
          <w:rFonts w:ascii="ＭＳ 明朝" w:eastAsia="ＭＳ 明朝" w:hAnsi="ＭＳ 明朝" w:hint="eastAsia"/>
          <w:sz w:val="18"/>
          <w:szCs w:val="18"/>
        </w:rPr>
        <w:t>、</w:t>
      </w:r>
      <w:r w:rsidR="001D1F77" w:rsidRPr="001D1F77">
        <w:rPr>
          <w:rFonts w:ascii="ＭＳ 明朝" w:eastAsia="ＭＳ 明朝" w:hAnsi="ＭＳ 明朝" w:hint="eastAsia"/>
          <w:sz w:val="18"/>
          <w:szCs w:val="18"/>
        </w:rPr>
        <w:t>乙は、甲に対し、超過時間数を事前に申請し、甲の承諾を得たときに限り、</w:t>
      </w:r>
      <w:r w:rsidRPr="00CD076B">
        <w:rPr>
          <w:rFonts w:ascii="ＭＳ 明朝" w:eastAsia="ＭＳ 明朝" w:hAnsi="ＭＳ 明朝" w:hint="eastAsia"/>
          <w:sz w:val="18"/>
          <w:szCs w:val="18"/>
        </w:rPr>
        <w:t>超過した時間数に対して次の報酬の額を月額報酬の額に加算するものとする。</w:t>
      </w:r>
    </w:p>
    <w:p w14:paraId="6304D1A4" w14:textId="66AAD776" w:rsidR="00BF1336" w:rsidRPr="00CD076B" w:rsidRDefault="00BF1336" w:rsidP="00F7093A">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sz w:val="18"/>
          <w:szCs w:val="18"/>
        </w:rPr>
        <w:t>1時間あたり金</w:t>
      </w:r>
      <w:r w:rsidR="00415589" w:rsidRPr="00CD076B">
        <w:rPr>
          <w:rFonts w:ascii="ＭＳ 明朝" w:eastAsia="ＭＳ 明朝" w:hAnsi="ＭＳ 明朝"/>
          <w:sz w:val="18"/>
          <w:szCs w:val="18"/>
        </w:rPr>
        <w:t>4,500</w:t>
      </w:r>
      <w:r w:rsidRPr="00CD076B">
        <w:rPr>
          <w:rFonts w:ascii="ＭＳ 明朝" w:eastAsia="ＭＳ 明朝" w:hAnsi="ＭＳ 明朝"/>
          <w:sz w:val="18"/>
          <w:szCs w:val="18"/>
        </w:rPr>
        <w:t>円</w:t>
      </w:r>
      <w:r w:rsidR="00BF7E69" w:rsidRPr="00BF7E69">
        <w:rPr>
          <w:rFonts w:ascii="ＭＳ 明朝" w:eastAsia="ＭＳ 明朝" w:hAnsi="ＭＳ 明朝" w:hint="eastAsia"/>
          <w:sz w:val="18"/>
          <w:szCs w:val="18"/>
        </w:rPr>
        <w:t>（1円未満切り捨て）</w:t>
      </w:r>
    </w:p>
    <w:p w14:paraId="4AEB5AB7" w14:textId="77777777" w:rsidR="00BF1336" w:rsidRPr="00CD076B" w:rsidRDefault="00BF1336" w:rsidP="00F7093A">
      <w:pPr>
        <w:spacing w:line="276" w:lineRule="auto"/>
        <w:outlineLvl w:val="0"/>
        <w:rPr>
          <w:rFonts w:ascii="ＭＳ 明朝" w:eastAsia="ＭＳ 明朝" w:hAnsi="ＭＳ 明朝"/>
          <w:sz w:val="18"/>
          <w:szCs w:val="18"/>
        </w:rPr>
      </w:pPr>
    </w:p>
    <w:p w14:paraId="42040C07" w14:textId="2AE9C231" w:rsidR="00BF1336" w:rsidRPr="00CD076B" w:rsidRDefault="00DB7FF5" w:rsidP="00F7093A">
      <w:pPr>
        <w:pStyle w:val="afb"/>
        <w:numPr>
          <w:ilvl w:val="0"/>
          <w:numId w:val="4"/>
        </w:numPr>
        <w:spacing w:line="276" w:lineRule="auto"/>
        <w:ind w:leftChars="0"/>
        <w:outlineLvl w:val="0"/>
        <w:rPr>
          <w:rFonts w:ascii="ＭＳ 明朝" w:hAnsi="ＭＳ 明朝"/>
          <w:sz w:val="18"/>
          <w:szCs w:val="18"/>
        </w:rPr>
      </w:pPr>
      <w:r w:rsidRPr="003525E2">
        <w:rPr>
          <w:rFonts w:ascii="ＭＳ 明朝" w:hAnsi="ＭＳ 明朝" w:hint="eastAsia"/>
          <w:sz w:val="18"/>
          <w:szCs w:val="18"/>
        </w:rPr>
        <w:t>【</w:t>
      </w:r>
      <w:r>
        <w:rPr>
          <w:rFonts w:ascii="ＭＳ 明朝" w:hAnsi="ＭＳ 明朝" w:hint="eastAsia"/>
          <w:sz w:val="18"/>
          <w:szCs w:val="18"/>
        </w:rPr>
        <w:t>報酬の控除</w:t>
      </w:r>
      <w:r w:rsidRPr="003525E2">
        <w:rPr>
          <w:rFonts w:ascii="ＭＳ 明朝" w:hAnsi="ＭＳ 明朝" w:hint="eastAsia"/>
          <w:sz w:val="18"/>
          <w:szCs w:val="18"/>
        </w:rPr>
        <w:t>】</w:t>
      </w:r>
    </w:p>
    <w:p w14:paraId="304E3173" w14:textId="70AC5AF0" w:rsidR="00BF1336" w:rsidRPr="00CD076B" w:rsidRDefault="00BF1336" w:rsidP="00F7093A">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hint="eastAsia"/>
          <w:sz w:val="18"/>
          <w:szCs w:val="18"/>
        </w:rPr>
        <w:t>前条に定めた</w:t>
      </w:r>
      <w:r w:rsidRPr="00CD076B">
        <w:rPr>
          <w:rFonts w:ascii="ＭＳ 明朝" w:eastAsia="ＭＳ 明朝" w:hAnsi="ＭＳ 明朝"/>
          <w:sz w:val="18"/>
          <w:szCs w:val="18"/>
        </w:rPr>
        <w:t>委託業務の実施にかかる総時間数が</w:t>
      </w:r>
      <w:r w:rsidR="009337D3" w:rsidRPr="009337D3">
        <w:rPr>
          <w:rFonts w:ascii="ＭＳ 明朝" w:eastAsia="ＭＳ 明朝" w:hAnsi="ＭＳ 明朝" w:hint="eastAsia"/>
          <w:sz w:val="18"/>
          <w:szCs w:val="18"/>
        </w:rPr>
        <w:t>第1</w:t>
      </w:r>
      <w:r w:rsidR="00904F5B">
        <w:rPr>
          <w:rFonts w:ascii="ＭＳ 明朝" w:eastAsia="ＭＳ 明朝" w:hAnsi="ＭＳ 明朝" w:hint="eastAsia"/>
          <w:sz w:val="18"/>
          <w:szCs w:val="18"/>
        </w:rPr>
        <w:t>項</w:t>
      </w:r>
      <w:r w:rsidR="009337D3" w:rsidRPr="009337D3">
        <w:rPr>
          <w:rFonts w:ascii="ＭＳ 明朝" w:eastAsia="ＭＳ 明朝" w:hAnsi="ＭＳ 明朝" w:hint="eastAsia"/>
          <w:sz w:val="18"/>
          <w:szCs w:val="18"/>
        </w:rPr>
        <w:t>に記載された下限</w:t>
      </w:r>
      <w:r w:rsidRPr="00CD076B">
        <w:rPr>
          <w:rFonts w:ascii="ＭＳ 明朝" w:eastAsia="ＭＳ 明朝" w:hAnsi="ＭＳ 明朝" w:hint="eastAsia"/>
          <w:sz w:val="18"/>
          <w:szCs w:val="18"/>
        </w:rPr>
        <w:t>時間</w:t>
      </w:r>
      <w:r w:rsidRPr="00CD076B">
        <w:rPr>
          <w:rFonts w:ascii="ＭＳ 明朝" w:eastAsia="ＭＳ 明朝" w:hAnsi="ＭＳ 明朝"/>
          <w:sz w:val="18"/>
          <w:szCs w:val="18"/>
        </w:rPr>
        <w:t>を</w:t>
      </w:r>
      <w:r w:rsidRPr="00CD076B">
        <w:rPr>
          <w:rFonts w:ascii="ＭＳ 明朝" w:eastAsia="ＭＳ 明朝" w:hAnsi="ＭＳ 明朝" w:hint="eastAsia"/>
          <w:sz w:val="18"/>
          <w:szCs w:val="18"/>
        </w:rPr>
        <w:t>下回った</w:t>
      </w:r>
      <w:r w:rsidRPr="00CD076B">
        <w:rPr>
          <w:rFonts w:ascii="ＭＳ 明朝" w:eastAsia="ＭＳ 明朝" w:hAnsi="ＭＳ 明朝"/>
          <w:sz w:val="18"/>
          <w:szCs w:val="18"/>
        </w:rPr>
        <w:t>場合、</w:t>
      </w:r>
    </w:p>
    <w:p w14:paraId="42CBD880" w14:textId="77777777" w:rsidR="00BF1336" w:rsidRPr="00CD076B" w:rsidRDefault="00BF1336" w:rsidP="00F7093A">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hint="eastAsia"/>
          <w:sz w:val="18"/>
          <w:szCs w:val="18"/>
        </w:rPr>
        <w:t>下回った</w:t>
      </w:r>
      <w:r w:rsidRPr="00CD076B">
        <w:rPr>
          <w:rFonts w:ascii="ＭＳ 明朝" w:eastAsia="ＭＳ 明朝" w:hAnsi="ＭＳ 明朝"/>
          <w:sz w:val="18"/>
          <w:szCs w:val="18"/>
        </w:rPr>
        <w:t>時間数に対して次の報酬の額を月額報酬の額</w:t>
      </w:r>
      <w:r w:rsidRPr="00CD076B">
        <w:rPr>
          <w:rFonts w:ascii="ＭＳ 明朝" w:eastAsia="ＭＳ 明朝" w:hAnsi="ＭＳ 明朝" w:hint="eastAsia"/>
          <w:sz w:val="18"/>
          <w:szCs w:val="18"/>
        </w:rPr>
        <w:t>から控除するものとする</w:t>
      </w:r>
      <w:r w:rsidRPr="00CD076B">
        <w:rPr>
          <w:rFonts w:ascii="ＭＳ 明朝" w:eastAsia="ＭＳ 明朝" w:hAnsi="ＭＳ 明朝"/>
          <w:sz w:val="18"/>
          <w:szCs w:val="18"/>
        </w:rPr>
        <w:t>。</w:t>
      </w:r>
    </w:p>
    <w:p w14:paraId="50F849B0" w14:textId="327D83BF" w:rsidR="00BF1336" w:rsidRDefault="00BF1336" w:rsidP="00F5528D">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sz w:val="18"/>
          <w:szCs w:val="18"/>
        </w:rPr>
        <w:t>1時間あたり金</w:t>
      </w:r>
      <w:r w:rsidR="00415589" w:rsidRPr="00CD076B">
        <w:rPr>
          <w:rFonts w:ascii="ＭＳ 明朝" w:eastAsia="ＭＳ 明朝" w:hAnsi="ＭＳ 明朝"/>
          <w:sz w:val="18"/>
          <w:szCs w:val="18"/>
        </w:rPr>
        <w:t>4,500</w:t>
      </w:r>
      <w:r w:rsidRPr="00CD076B">
        <w:rPr>
          <w:rFonts w:ascii="ＭＳ 明朝" w:eastAsia="ＭＳ 明朝" w:hAnsi="ＭＳ 明朝"/>
          <w:sz w:val="18"/>
          <w:szCs w:val="18"/>
        </w:rPr>
        <w:t>円</w:t>
      </w:r>
      <w:r w:rsidR="00BF7E69" w:rsidRPr="00BF7E69">
        <w:rPr>
          <w:rFonts w:ascii="ＭＳ 明朝" w:eastAsia="ＭＳ 明朝" w:hAnsi="ＭＳ 明朝" w:hint="eastAsia"/>
          <w:sz w:val="18"/>
          <w:szCs w:val="18"/>
        </w:rPr>
        <w:t>（1円未満切り捨て）</w:t>
      </w:r>
    </w:p>
    <w:p w14:paraId="2903D96A" w14:textId="67C158B8" w:rsidR="00BF7E69" w:rsidRPr="00CD076B" w:rsidRDefault="00BF7E69" w:rsidP="00F5528D">
      <w:pPr>
        <w:spacing w:line="276" w:lineRule="auto"/>
        <w:ind w:leftChars="200" w:left="480"/>
        <w:outlineLvl w:val="0"/>
        <w:rPr>
          <w:rFonts w:ascii="ＭＳ 明朝" w:eastAsia="ＭＳ 明朝" w:hAnsi="ＭＳ 明朝"/>
          <w:sz w:val="18"/>
          <w:szCs w:val="18"/>
        </w:rPr>
      </w:pPr>
      <w:r w:rsidRPr="00BF7E69">
        <w:rPr>
          <w:rFonts w:ascii="ＭＳ 明朝" w:eastAsia="ＭＳ 明朝" w:hAnsi="ＭＳ 明朝" w:hint="eastAsia"/>
          <w:sz w:val="18"/>
          <w:szCs w:val="18"/>
        </w:rPr>
        <w:t>但し、稼働時間が0時間の場合は控除額に依らず請求は発生しないものとする。</w:t>
      </w:r>
    </w:p>
    <w:p w14:paraId="602FCD50" w14:textId="77777777" w:rsidR="00BF1336" w:rsidRPr="00CD076B" w:rsidRDefault="00BF1336" w:rsidP="00F7093A">
      <w:pPr>
        <w:spacing w:line="276" w:lineRule="auto"/>
        <w:outlineLvl w:val="0"/>
        <w:rPr>
          <w:rFonts w:ascii="ＭＳ 明朝" w:eastAsia="ＭＳ 明朝" w:hAnsi="ＭＳ 明朝"/>
          <w:sz w:val="18"/>
          <w:szCs w:val="18"/>
        </w:rPr>
      </w:pPr>
    </w:p>
    <w:p w14:paraId="24E450E1" w14:textId="106D239F" w:rsidR="00BF1336" w:rsidRPr="00CD076B" w:rsidRDefault="00386741" w:rsidP="00F7093A">
      <w:pPr>
        <w:pStyle w:val="afb"/>
        <w:numPr>
          <w:ilvl w:val="0"/>
          <w:numId w:val="4"/>
        </w:numPr>
        <w:spacing w:line="276" w:lineRule="auto"/>
        <w:ind w:leftChars="0"/>
        <w:outlineLvl w:val="0"/>
        <w:rPr>
          <w:rFonts w:ascii="ＭＳ 明朝" w:hAnsi="ＭＳ 明朝"/>
          <w:sz w:val="18"/>
          <w:szCs w:val="18"/>
        </w:rPr>
      </w:pPr>
      <w:r w:rsidRPr="003525E2">
        <w:rPr>
          <w:rFonts w:ascii="ＭＳ 明朝" w:hAnsi="ＭＳ 明朝" w:hint="eastAsia"/>
          <w:sz w:val="18"/>
          <w:szCs w:val="18"/>
        </w:rPr>
        <w:t>【</w:t>
      </w:r>
      <w:r>
        <w:rPr>
          <w:rFonts w:ascii="ＭＳ 明朝" w:hAnsi="ＭＳ 明朝" w:hint="eastAsia"/>
          <w:sz w:val="18"/>
          <w:szCs w:val="18"/>
        </w:rPr>
        <w:t>費用の負担</w:t>
      </w:r>
      <w:r w:rsidRPr="003525E2">
        <w:rPr>
          <w:rFonts w:ascii="ＭＳ 明朝" w:hAnsi="ＭＳ 明朝" w:hint="eastAsia"/>
          <w:sz w:val="18"/>
          <w:szCs w:val="18"/>
        </w:rPr>
        <w:t>】</w:t>
      </w:r>
    </w:p>
    <w:p w14:paraId="65FF80E8" w14:textId="77777777" w:rsidR="00BF1336" w:rsidRPr="00CD076B" w:rsidRDefault="00BF1336" w:rsidP="00F7093A">
      <w:pPr>
        <w:pStyle w:val="afb"/>
        <w:numPr>
          <w:ilvl w:val="0"/>
          <w:numId w:val="5"/>
        </w:numPr>
        <w:spacing w:line="276" w:lineRule="auto"/>
        <w:ind w:leftChars="0"/>
        <w:outlineLvl w:val="0"/>
        <w:rPr>
          <w:rFonts w:ascii="ＭＳ 明朝" w:hAnsi="ＭＳ 明朝"/>
          <w:sz w:val="18"/>
          <w:szCs w:val="18"/>
        </w:rPr>
      </w:pPr>
      <w:r w:rsidRPr="00CD076B">
        <w:rPr>
          <w:rFonts w:ascii="ＭＳ 明朝" w:hAnsi="ＭＳ 明朝" w:hint="eastAsia"/>
          <w:sz w:val="18"/>
          <w:szCs w:val="18"/>
        </w:rPr>
        <w:t>前条に定める委託業務を実施するに際して必要な次の費用は甲の負担とする。</w:t>
      </w:r>
    </w:p>
    <w:p w14:paraId="160134D4" w14:textId="77777777" w:rsidR="00BF1336" w:rsidRPr="00CD076B" w:rsidRDefault="00BF1336" w:rsidP="00F7093A">
      <w:pPr>
        <w:pStyle w:val="afb"/>
        <w:spacing w:line="276" w:lineRule="auto"/>
        <w:ind w:leftChars="0" w:left="1007"/>
        <w:outlineLvl w:val="0"/>
        <w:rPr>
          <w:rFonts w:ascii="ＭＳ 明朝" w:hAnsi="ＭＳ 明朝"/>
          <w:sz w:val="18"/>
          <w:szCs w:val="18"/>
        </w:rPr>
      </w:pPr>
      <w:r w:rsidRPr="00CD076B">
        <w:rPr>
          <w:rFonts w:ascii="ＭＳ 明朝" w:hAnsi="ＭＳ 明朝" w:hint="eastAsia"/>
          <w:sz w:val="18"/>
          <w:szCs w:val="18"/>
        </w:rPr>
        <w:t>交通費（通勤交通費は除く。）、印紙代、その他の費用</w:t>
      </w:r>
    </w:p>
    <w:p w14:paraId="475455BF" w14:textId="77777777" w:rsidR="00BF1336" w:rsidRPr="00CD076B" w:rsidRDefault="00BF1336" w:rsidP="00F7093A">
      <w:pPr>
        <w:pStyle w:val="afb"/>
        <w:spacing w:line="276" w:lineRule="auto"/>
        <w:ind w:leftChars="0" w:left="1007"/>
        <w:outlineLvl w:val="0"/>
        <w:rPr>
          <w:rFonts w:ascii="ＭＳ 明朝" w:hAnsi="ＭＳ 明朝"/>
          <w:sz w:val="18"/>
          <w:szCs w:val="18"/>
        </w:rPr>
      </w:pPr>
      <w:r w:rsidRPr="00CD076B">
        <w:rPr>
          <w:rFonts w:ascii="ＭＳ 明朝" w:hAnsi="ＭＳ 明朝" w:hint="eastAsia"/>
          <w:sz w:val="18"/>
          <w:szCs w:val="18"/>
        </w:rPr>
        <w:t>但し、当該費用は、乙が甲に申請し、甲が承諾したものに限り甲が負担するものとする。</w:t>
      </w:r>
    </w:p>
    <w:p w14:paraId="096A6B17" w14:textId="13A5BFD1" w:rsidR="00BF1336" w:rsidRPr="00CD076B" w:rsidRDefault="00594172" w:rsidP="00F7093A">
      <w:pPr>
        <w:pStyle w:val="121"/>
        <w:numPr>
          <w:ilvl w:val="0"/>
          <w:numId w:val="5"/>
        </w:numPr>
        <w:spacing w:line="276" w:lineRule="auto"/>
        <w:ind w:leftChars="0"/>
        <w:rPr>
          <w:rFonts w:ascii="ＭＳ 明朝" w:hAnsi="ＭＳ 明朝"/>
          <w:sz w:val="18"/>
          <w:szCs w:val="18"/>
        </w:rPr>
      </w:pPr>
      <w:r w:rsidRPr="00594172">
        <w:rPr>
          <w:rFonts w:ascii="ＭＳ 明朝" w:hAnsi="ＭＳ 明朝"/>
          <w:sz w:val="18"/>
          <w:szCs w:val="18"/>
        </w:rPr>
        <w:t>本条第１項乃至</w:t>
      </w:r>
      <w:r w:rsidR="0081436E">
        <w:rPr>
          <w:rFonts w:ascii="ＭＳ 明朝" w:hAnsi="ＭＳ 明朝"/>
          <w:sz w:val="18"/>
          <w:szCs w:val="18"/>
        </w:rPr>
        <w:t>3</w:t>
      </w:r>
      <w:r w:rsidRPr="00594172">
        <w:rPr>
          <w:rFonts w:ascii="ＭＳ 明朝" w:hAnsi="ＭＳ 明朝"/>
          <w:sz w:val="18"/>
          <w:szCs w:val="18"/>
        </w:rPr>
        <w:t>項に定める報酬の額等</w:t>
      </w:r>
      <w:r w:rsidR="00BF1336" w:rsidRPr="00CD076B">
        <w:rPr>
          <w:rFonts w:ascii="ＭＳ 明朝" w:hAnsi="ＭＳ 明朝" w:hint="eastAsia"/>
          <w:sz w:val="18"/>
          <w:szCs w:val="18"/>
        </w:rPr>
        <w:t>（実費は除く。）は、別途消費税が加算されるものとする。</w:t>
      </w:r>
    </w:p>
    <w:p w14:paraId="529AF7A5" w14:textId="77777777" w:rsidR="00BF1336" w:rsidRDefault="00BF1336" w:rsidP="00F7093A">
      <w:pPr>
        <w:pStyle w:val="121"/>
        <w:spacing w:line="276" w:lineRule="auto"/>
        <w:ind w:leftChars="0" w:left="0"/>
        <w:rPr>
          <w:rFonts w:ascii="ＭＳ 明朝" w:hAnsi="ＭＳ 明朝"/>
          <w:sz w:val="18"/>
          <w:szCs w:val="18"/>
        </w:rPr>
      </w:pPr>
    </w:p>
    <w:p w14:paraId="55880920" w14:textId="77777777" w:rsidR="00904F5B" w:rsidRDefault="00904F5B" w:rsidP="00F7093A">
      <w:pPr>
        <w:pStyle w:val="121"/>
        <w:spacing w:line="276" w:lineRule="auto"/>
        <w:ind w:leftChars="0" w:left="0"/>
        <w:rPr>
          <w:rFonts w:ascii="ＭＳ 明朝" w:hAnsi="ＭＳ 明朝"/>
          <w:sz w:val="18"/>
          <w:szCs w:val="18"/>
        </w:rPr>
      </w:pPr>
    </w:p>
    <w:p w14:paraId="6033FDF7" w14:textId="77777777" w:rsidR="00904F5B" w:rsidRDefault="00904F5B" w:rsidP="00F7093A">
      <w:pPr>
        <w:pStyle w:val="121"/>
        <w:spacing w:line="276" w:lineRule="auto"/>
        <w:ind w:leftChars="0" w:left="0"/>
        <w:rPr>
          <w:rFonts w:ascii="ＭＳ 明朝" w:hAnsi="ＭＳ 明朝"/>
          <w:sz w:val="18"/>
          <w:szCs w:val="18"/>
        </w:rPr>
      </w:pPr>
    </w:p>
    <w:p w14:paraId="1285CB3F" w14:textId="77777777" w:rsidR="00904F5B" w:rsidRPr="00CD076B" w:rsidRDefault="00904F5B" w:rsidP="00F7093A">
      <w:pPr>
        <w:pStyle w:val="121"/>
        <w:spacing w:line="276" w:lineRule="auto"/>
        <w:ind w:leftChars="0" w:left="0"/>
        <w:rPr>
          <w:rFonts w:ascii="ＭＳ 明朝" w:hAnsi="ＭＳ 明朝"/>
          <w:sz w:val="18"/>
          <w:szCs w:val="18"/>
        </w:rPr>
      </w:pPr>
    </w:p>
    <w:p w14:paraId="1E1B47D1" w14:textId="1D6435A7" w:rsidR="00BF1336" w:rsidRPr="00CD076B" w:rsidRDefault="00BF1336" w:rsidP="00F7093A">
      <w:pPr>
        <w:pStyle w:val="121"/>
        <w:spacing w:line="276" w:lineRule="auto"/>
        <w:ind w:leftChars="0" w:left="0"/>
        <w:rPr>
          <w:rFonts w:ascii="ＭＳ 明朝" w:hAnsi="ＭＳ 明朝"/>
          <w:b/>
          <w:bCs/>
          <w:sz w:val="18"/>
          <w:szCs w:val="18"/>
        </w:rPr>
      </w:pPr>
      <w:r w:rsidRPr="00CD076B">
        <w:rPr>
          <w:rFonts w:ascii="ＭＳ 明朝" w:hAnsi="ＭＳ 明朝" w:hint="eastAsia"/>
          <w:b/>
          <w:bCs/>
          <w:sz w:val="18"/>
          <w:szCs w:val="18"/>
        </w:rPr>
        <w:t>第４条（支払方法等）</w:t>
      </w:r>
    </w:p>
    <w:p w14:paraId="179ECC5C" w14:textId="59D4CD8F" w:rsidR="00BF1336" w:rsidRPr="004F3E67" w:rsidRDefault="00BF1336" w:rsidP="004F3E67">
      <w:pPr>
        <w:pStyle w:val="afb"/>
        <w:numPr>
          <w:ilvl w:val="0"/>
          <w:numId w:val="6"/>
        </w:numPr>
        <w:spacing w:line="276" w:lineRule="auto"/>
        <w:ind w:leftChars="0"/>
        <w:rPr>
          <w:rFonts w:ascii="ＭＳ 明朝" w:hAnsi="ＭＳ 明朝"/>
          <w:sz w:val="18"/>
          <w:szCs w:val="18"/>
        </w:rPr>
      </w:pPr>
      <w:bookmarkStart w:id="2" w:name="OLE_LINK55"/>
      <w:bookmarkStart w:id="3" w:name="OLE_LINK56"/>
      <w:r w:rsidRPr="004F3E67">
        <w:rPr>
          <w:rFonts w:ascii="ＭＳ 明朝" w:hAnsi="ＭＳ 明朝" w:hint="eastAsia"/>
          <w:sz w:val="18"/>
          <w:szCs w:val="18"/>
        </w:rPr>
        <w:t>乙は、毎月末締めで甲に対して当該締日の翌月１営業日までに当該算出根拠の資料を提出するものとする。甲は、当該算出根拠の資料から前条に基づき乙に支払う金額を算出して、支払通知書を発行し、当該締日の</w:t>
      </w:r>
      <w:r w:rsidR="008C44C6" w:rsidRPr="004F3E67">
        <w:rPr>
          <w:rFonts w:ascii="ＭＳ 明朝" w:hAnsi="ＭＳ 明朝"/>
          <w:sz w:val="18"/>
          <w:szCs w:val="18"/>
        </w:rPr>
        <w:t>翌月20日</w:t>
      </w:r>
      <w:r w:rsidRPr="004F3E67">
        <w:rPr>
          <w:rFonts w:ascii="ＭＳ 明朝" w:hAnsi="ＭＳ 明朝" w:hint="eastAsia"/>
          <w:sz w:val="18"/>
          <w:szCs w:val="18"/>
        </w:rPr>
        <w:t>（当該</w:t>
      </w:r>
      <w:r w:rsidR="008C44C6" w:rsidRPr="004F3E67">
        <w:rPr>
          <w:rFonts w:ascii="ＭＳ 明朝" w:hAnsi="ＭＳ 明朝"/>
          <w:sz w:val="18"/>
          <w:szCs w:val="18"/>
        </w:rPr>
        <w:t>20日</w:t>
      </w:r>
      <w:r w:rsidRPr="004F3E67">
        <w:rPr>
          <w:rFonts w:ascii="ＭＳ 明朝" w:hAnsi="ＭＳ 明朝" w:hint="eastAsia"/>
          <w:sz w:val="18"/>
          <w:szCs w:val="18"/>
        </w:rPr>
        <w:t>が金融機関の休業日にあたる時は翌営業日）までに</w:t>
      </w:r>
      <w:r w:rsidR="000E73D0" w:rsidRPr="000E73D0">
        <w:rPr>
          <w:rFonts w:ascii="ＭＳ 明朝" w:hAnsi="ＭＳ 明朝" w:hint="eastAsia"/>
          <w:sz w:val="18"/>
          <w:szCs w:val="18"/>
        </w:rPr>
        <w:t>乙の指定する乙名義の銀行口座へ支払うものとする。</w:t>
      </w:r>
      <w:r w:rsidRPr="004F3E67">
        <w:rPr>
          <w:rFonts w:ascii="ＭＳ 明朝" w:hAnsi="ＭＳ 明朝" w:hint="eastAsia"/>
          <w:sz w:val="18"/>
          <w:szCs w:val="18"/>
        </w:rPr>
        <w:t>なお、当該金額の算出に際して、小数点以下の金額が生じた際には、当該小数点以下を切り捨てるものとする</w:t>
      </w:r>
      <w:bookmarkEnd w:id="2"/>
      <w:bookmarkEnd w:id="3"/>
      <w:r w:rsidRPr="004F3E67">
        <w:rPr>
          <w:rFonts w:ascii="ＭＳ 明朝" w:hAnsi="ＭＳ 明朝" w:hint="eastAsia"/>
          <w:sz w:val="18"/>
          <w:szCs w:val="18"/>
        </w:rPr>
        <w:t>。</w:t>
      </w:r>
    </w:p>
    <w:p w14:paraId="5E60E2A6" w14:textId="1CF5B4B5" w:rsidR="00BF1336" w:rsidRPr="004F3E67" w:rsidRDefault="00BF1336" w:rsidP="004F3E67">
      <w:pPr>
        <w:pStyle w:val="afb"/>
        <w:numPr>
          <w:ilvl w:val="0"/>
          <w:numId w:val="6"/>
        </w:numPr>
        <w:spacing w:line="276" w:lineRule="auto"/>
        <w:ind w:leftChars="0"/>
        <w:rPr>
          <w:rFonts w:ascii="ＭＳ 明朝" w:hAnsi="ＭＳ 明朝"/>
          <w:sz w:val="18"/>
          <w:szCs w:val="18"/>
        </w:rPr>
      </w:pPr>
      <w:r w:rsidRPr="004F3E67">
        <w:rPr>
          <w:rFonts w:ascii="ＭＳ 明朝" w:hAnsi="ＭＳ 明朝" w:hint="eastAsia"/>
          <w:sz w:val="18"/>
          <w:szCs w:val="18"/>
        </w:rPr>
        <w:t>発注元より乙の責によって、作業上の何らかの指摘を受け</w:t>
      </w:r>
      <w:ins w:id="4" w:author="仁平唯人" w:date="2026-08-20T13:58:00Z" w16du:dateUtc="2026-08-20T04:58:00Z">
        <w:r w:rsidR="004A65E7">
          <w:rPr>
            <w:rFonts w:ascii="ＭＳ 明朝" w:hAnsi="ＭＳ 明朝" w:hint="eastAsia"/>
            <w:sz w:val="18"/>
            <w:szCs w:val="18"/>
          </w:rPr>
          <w:t>甲乙協議のうえ、乙の責と認められ、</w:t>
        </w:r>
      </w:ins>
      <w:r w:rsidRPr="004F3E67">
        <w:rPr>
          <w:rFonts w:ascii="ＭＳ 明朝" w:hAnsi="ＭＳ 明朝" w:hint="eastAsia"/>
          <w:sz w:val="18"/>
          <w:szCs w:val="18"/>
        </w:rPr>
        <w:t>委託料等の減額が発生した場合は、それ相当額を契約金額から減額するものとする。</w:t>
      </w:r>
    </w:p>
    <w:p w14:paraId="45E3DAAA" w14:textId="77777777" w:rsidR="00BF1336" w:rsidRPr="00CD076B" w:rsidRDefault="00BF1336" w:rsidP="00F7093A">
      <w:pPr>
        <w:spacing w:line="276" w:lineRule="auto"/>
        <w:outlineLvl w:val="0"/>
        <w:rPr>
          <w:rFonts w:ascii="ＭＳ 明朝" w:eastAsia="ＭＳ 明朝" w:hAnsi="ＭＳ 明朝"/>
          <w:sz w:val="18"/>
          <w:szCs w:val="18"/>
        </w:rPr>
      </w:pPr>
    </w:p>
    <w:p w14:paraId="514875DC" w14:textId="77777777"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本契約の成立を証するため、本契約書を</w:t>
      </w:r>
      <w:r w:rsidRPr="00CD076B">
        <w:rPr>
          <w:rFonts w:ascii="ＭＳ 明朝" w:eastAsia="ＭＳ 明朝" w:hAnsi="ＭＳ 明朝"/>
          <w:sz w:val="18"/>
          <w:szCs w:val="18"/>
        </w:rPr>
        <w:t>2</w:t>
      </w:r>
      <w:r w:rsidRPr="00CD076B">
        <w:rPr>
          <w:rFonts w:ascii="ＭＳ 明朝" w:eastAsia="ＭＳ 明朝" w:hAnsi="ＭＳ 明朝" w:hint="eastAsia"/>
          <w:sz w:val="18"/>
          <w:szCs w:val="18"/>
        </w:rPr>
        <w:t>通作成し、甲乙各自記名押印のうえ、各</w:t>
      </w:r>
      <w:r w:rsidRPr="00CD076B">
        <w:rPr>
          <w:rFonts w:ascii="ＭＳ 明朝" w:eastAsia="ＭＳ 明朝" w:hAnsi="ＭＳ 明朝"/>
          <w:sz w:val="18"/>
          <w:szCs w:val="18"/>
        </w:rPr>
        <w:t>1</w:t>
      </w:r>
      <w:r w:rsidRPr="00CD076B">
        <w:rPr>
          <w:rFonts w:ascii="ＭＳ 明朝" w:eastAsia="ＭＳ 明朝" w:hAnsi="ＭＳ 明朝" w:hint="eastAsia"/>
          <w:sz w:val="18"/>
          <w:szCs w:val="18"/>
        </w:rPr>
        <w:t>通ずつ保管する。</w:t>
      </w:r>
    </w:p>
    <w:p w14:paraId="63DE6B69" w14:textId="77777777"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また、電子署名サービスを用いる場合は、本契約の成立を証するため、本契約書の電磁的記録を作成し、両者電子署名のうえ、各自その電磁的記録を保管する。</w:t>
      </w:r>
    </w:p>
    <w:p w14:paraId="66CB89F6" w14:textId="77777777" w:rsidR="00BF1336" w:rsidRPr="00CD076B" w:rsidRDefault="00BF1336" w:rsidP="00F7093A">
      <w:pPr>
        <w:spacing w:line="276" w:lineRule="auto"/>
        <w:outlineLvl w:val="0"/>
        <w:rPr>
          <w:rFonts w:ascii="ＭＳ 明朝" w:eastAsia="ＭＳ 明朝" w:hAnsi="ＭＳ 明朝"/>
          <w:sz w:val="18"/>
          <w:szCs w:val="18"/>
        </w:rPr>
      </w:pPr>
    </w:p>
    <w:p w14:paraId="29789502" w14:textId="14EB6795" w:rsidR="00BF1336" w:rsidRPr="00CD076B" w:rsidRDefault="008D5521" w:rsidP="00F7093A">
      <w:pPr>
        <w:spacing w:line="276" w:lineRule="auto"/>
        <w:outlineLvl w:val="0"/>
        <w:rPr>
          <w:rFonts w:ascii="ＭＳ 明朝" w:eastAsia="ＭＳ 明朝" w:hAnsi="ＭＳ 明朝"/>
          <w:sz w:val="18"/>
          <w:szCs w:val="18"/>
        </w:rPr>
      </w:pPr>
      <w:r w:rsidRPr="00CD076B">
        <w:rPr>
          <w:rFonts w:ascii="ＭＳ 明朝" w:eastAsia="ＭＳ 明朝" w:hAnsi="ＭＳ 明朝"/>
          <w:sz w:val="18"/>
          <w:szCs w:val="18"/>
        </w:rPr>
        <w:t>2026年8月1</w:t>
      </w:r>
      <w:r w:rsidR="00904F5B">
        <w:rPr>
          <w:rFonts w:ascii="ＭＳ 明朝" w:eastAsia="ＭＳ 明朝" w:hAnsi="ＭＳ 明朝" w:hint="eastAsia"/>
          <w:sz w:val="18"/>
          <w:szCs w:val="18"/>
        </w:rPr>
        <w:t>8</w:t>
      </w:r>
      <w:r w:rsidRPr="00CD076B">
        <w:rPr>
          <w:rFonts w:ascii="ＭＳ 明朝" w:eastAsia="ＭＳ 明朝" w:hAnsi="ＭＳ 明朝"/>
          <w:sz w:val="18"/>
          <w:szCs w:val="18"/>
        </w:rPr>
        <w:t>日</w:t>
      </w:r>
    </w:p>
    <w:p w14:paraId="11F9441F" w14:textId="77777777" w:rsidR="00BF1336" w:rsidRPr="00CD076B" w:rsidRDefault="00BF1336" w:rsidP="00F7093A">
      <w:pPr>
        <w:spacing w:line="276" w:lineRule="auto"/>
        <w:ind w:leftChars="187" w:left="449"/>
        <w:rPr>
          <w:rFonts w:ascii="ＭＳ 明朝" w:eastAsia="ＭＳ 明朝" w:hAnsi="ＭＳ 明朝"/>
          <w:sz w:val="18"/>
          <w:szCs w:val="18"/>
        </w:rPr>
      </w:pPr>
    </w:p>
    <w:p w14:paraId="22B71D4C" w14:textId="1351D2D3" w:rsidR="00BF1336" w:rsidRPr="005F4F5C" w:rsidRDefault="00BF1336" w:rsidP="005F4F5C">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 xml:space="preserve">甲　</w:t>
      </w:r>
      <w:r w:rsidR="005F4F5C" w:rsidRPr="005F4F5C">
        <w:rPr>
          <w:rFonts w:ascii="ＭＳ 明朝" w:eastAsia="ＭＳ 明朝" w:hAnsi="ＭＳ 明朝"/>
          <w:sz w:val="18"/>
          <w:szCs w:val="18"/>
        </w:rPr>
        <w:t>150-0043 東京都渋谷区道玄坂1丁目16番10号</w:t>
      </w:r>
    </w:p>
    <w:p w14:paraId="65EBC3C0" w14:textId="59951F82" w:rsidR="00BF1336" w:rsidRPr="00CD076B" w:rsidRDefault="00BF4603" w:rsidP="00BF4603">
      <w:pPr>
        <w:spacing w:line="276" w:lineRule="auto"/>
        <w:ind w:firstLineChars="200" w:firstLine="360"/>
        <w:jc w:val="left"/>
        <w:rPr>
          <w:rFonts w:ascii="ＭＳ 明朝" w:eastAsia="ＭＳ 明朝" w:hAnsi="ＭＳ 明朝"/>
          <w:sz w:val="18"/>
          <w:szCs w:val="18"/>
        </w:rPr>
      </w:pPr>
      <w:r w:rsidRPr="00BF4603">
        <w:rPr>
          <w:rFonts w:ascii="ＭＳ 明朝" w:eastAsia="ＭＳ 明朝" w:hAnsi="ＭＳ 明朝"/>
          <w:sz w:val="18"/>
          <w:szCs w:val="18"/>
        </w:rPr>
        <w:t>渋谷DTビル9階</w:t>
      </w:r>
      <w:r w:rsidR="00BF1336" w:rsidRPr="00CD076B">
        <w:rPr>
          <w:rFonts w:ascii="ＭＳ 明朝" w:eastAsia="ＭＳ 明朝" w:hAnsi="ＭＳ 明朝" w:hint="eastAsia"/>
          <w:sz w:val="18"/>
          <w:szCs w:val="18"/>
        </w:rPr>
        <w:t xml:space="preserve">　</w:t>
      </w:r>
    </w:p>
    <w:p w14:paraId="20C1801B" w14:textId="0FF0FFCE" w:rsidR="00BF1336" w:rsidRPr="00CD076B" w:rsidRDefault="00BF1336" w:rsidP="003D5F00">
      <w:pPr>
        <w:spacing w:line="276" w:lineRule="auto"/>
        <w:ind w:firstLineChars="200" w:firstLine="360"/>
        <w:jc w:val="left"/>
        <w:rPr>
          <w:rFonts w:ascii="ＭＳ 明朝" w:eastAsia="ＭＳ 明朝" w:hAnsi="ＭＳ 明朝"/>
          <w:sz w:val="18"/>
          <w:szCs w:val="18"/>
        </w:rPr>
      </w:pPr>
      <w:r w:rsidRPr="00CD076B">
        <w:rPr>
          <w:rFonts w:ascii="ＭＳ 明朝" w:eastAsia="ＭＳ 明朝" w:hAnsi="ＭＳ 明朝" w:hint="eastAsia"/>
          <w:sz w:val="18"/>
          <w:szCs w:val="18"/>
        </w:rPr>
        <w:t>株式会社</w:t>
      </w:r>
      <w:proofErr w:type="spellStart"/>
      <w:r w:rsidRPr="00CD076B">
        <w:rPr>
          <w:rFonts w:ascii="ＭＳ 明朝" w:eastAsia="ＭＳ 明朝" w:hAnsi="ＭＳ 明朝" w:hint="eastAsia"/>
          <w:sz w:val="18"/>
          <w:szCs w:val="18"/>
        </w:rPr>
        <w:t>Hajimari</w:t>
      </w:r>
      <w:proofErr w:type="spellEnd"/>
    </w:p>
    <w:p w14:paraId="3A5C601B" w14:textId="25DFCF89" w:rsidR="00BF1336" w:rsidRPr="00CD076B" w:rsidRDefault="00BF1336" w:rsidP="003D5F00">
      <w:pPr>
        <w:spacing w:line="276" w:lineRule="auto"/>
        <w:ind w:firstLineChars="200" w:firstLine="360"/>
        <w:jc w:val="left"/>
        <w:rPr>
          <w:rFonts w:ascii="ＭＳ 明朝" w:eastAsia="ＭＳ 明朝" w:hAnsi="ＭＳ 明朝"/>
          <w:sz w:val="18"/>
          <w:szCs w:val="18"/>
        </w:rPr>
      </w:pPr>
      <w:r w:rsidRPr="00CD076B">
        <w:rPr>
          <w:rFonts w:ascii="ＭＳ 明朝" w:eastAsia="ＭＳ 明朝" w:hAnsi="ＭＳ 明朝" w:hint="eastAsia"/>
          <w:sz w:val="18"/>
          <w:szCs w:val="18"/>
        </w:rPr>
        <w:t>代表取締役　木村 直人</w:t>
      </w:r>
    </w:p>
    <w:p w14:paraId="04DFAC8D" w14:textId="77777777" w:rsidR="00BF1336" w:rsidRPr="00CD076B" w:rsidRDefault="00BF1336" w:rsidP="00F7093A">
      <w:pPr>
        <w:spacing w:line="276" w:lineRule="auto"/>
        <w:ind w:leftChars="1873" w:left="4495"/>
        <w:jc w:val="left"/>
        <w:rPr>
          <w:rFonts w:ascii="ＭＳ 明朝" w:eastAsia="ＭＳ 明朝" w:hAnsi="ＭＳ 明朝"/>
          <w:sz w:val="18"/>
          <w:szCs w:val="18"/>
        </w:rPr>
      </w:pPr>
    </w:p>
    <w:p w14:paraId="13EB4E4E" w14:textId="77777777" w:rsidR="00BF1336" w:rsidRPr="00CD076B" w:rsidRDefault="00BF1336" w:rsidP="00F7093A">
      <w:pPr>
        <w:spacing w:line="276" w:lineRule="auto"/>
        <w:ind w:leftChars="1873" w:left="4495"/>
        <w:jc w:val="left"/>
        <w:rPr>
          <w:rFonts w:ascii="ＭＳ 明朝" w:eastAsia="ＭＳ 明朝" w:hAnsi="ＭＳ 明朝"/>
          <w:sz w:val="18"/>
          <w:szCs w:val="18"/>
        </w:rPr>
      </w:pPr>
    </w:p>
    <w:p w14:paraId="4527B8D6" w14:textId="71E3F089" w:rsidR="00BF1336" w:rsidRPr="00CD076B" w:rsidRDefault="00BF1336" w:rsidP="003D5F00">
      <w:pPr>
        <w:spacing w:line="276" w:lineRule="auto"/>
        <w:jc w:val="left"/>
        <w:rPr>
          <w:rFonts w:ascii="ＭＳ 明朝" w:eastAsia="ＭＳ 明朝" w:hAnsi="ＭＳ 明朝"/>
          <w:sz w:val="18"/>
          <w:szCs w:val="18"/>
        </w:rPr>
      </w:pPr>
      <w:r w:rsidRPr="00CD076B">
        <w:rPr>
          <w:rFonts w:ascii="ＭＳ 明朝" w:eastAsia="ＭＳ 明朝" w:hAnsi="ＭＳ 明朝" w:hint="eastAsia"/>
          <w:sz w:val="18"/>
          <w:szCs w:val="18"/>
        </w:rPr>
        <w:t xml:space="preserve">乙　</w:t>
      </w:r>
      <w:r w:rsidR="008D5521" w:rsidRPr="00CD076B">
        <w:rPr>
          <w:rFonts w:ascii="ＭＳ 明朝" w:eastAsia="ＭＳ 明朝" w:hAnsi="ＭＳ 明朝"/>
          <w:sz w:val="18"/>
          <w:szCs w:val="18"/>
        </w:rPr>
        <w:t>244-0003 東京都神奈川県横浜市戸塚区戸塚町455-534</w:t>
      </w:r>
    </w:p>
    <w:p w14:paraId="16A19166" w14:textId="384673AE" w:rsidR="009E7092" w:rsidRPr="00CD076B" w:rsidRDefault="008D5521" w:rsidP="00955386">
      <w:pPr>
        <w:spacing w:line="276" w:lineRule="auto"/>
        <w:ind w:firstLineChars="200" w:firstLine="360"/>
        <w:jc w:val="left"/>
        <w:rPr>
          <w:rFonts w:ascii="ＭＳ 明朝" w:eastAsia="ＭＳ 明朝" w:hAnsi="ＭＳ 明朝"/>
          <w:sz w:val="18"/>
          <w:szCs w:val="18"/>
        </w:rPr>
      </w:pPr>
      <w:r w:rsidRPr="00CD076B">
        <w:rPr>
          <w:rFonts w:ascii="ＭＳ 明朝" w:eastAsia="ＭＳ 明朝" w:hAnsi="ＭＳ 明朝"/>
          <w:sz w:val="18"/>
          <w:szCs w:val="18"/>
        </w:rPr>
        <w:t>田村 太一</w:t>
      </w:r>
    </w:p>
    <w:p w14:paraId="4F53A7CE" w14:textId="77777777" w:rsidR="009E7092" w:rsidRPr="00CD076B" w:rsidRDefault="00000000" w:rsidP="00F7093A">
      <w:pPr>
        <w:spacing w:line="276" w:lineRule="auto"/>
        <w:rPr>
          <w:rFonts w:ascii="ＭＳ 明朝" w:eastAsia="ＭＳ 明朝" w:hAnsi="ＭＳ 明朝" w:cs="ＭＳ 明朝"/>
          <w:sz w:val="20"/>
          <w:szCs w:val="20"/>
        </w:rPr>
      </w:pPr>
      <w:r w:rsidRPr="00CD076B">
        <w:rPr>
          <w:rFonts w:ascii="ＭＳ 明朝" w:eastAsia="ＭＳ 明朝" w:hAnsi="ＭＳ 明朝" w:cs="ＭＳ 明朝"/>
          <w:sz w:val="20"/>
          <w:szCs w:val="20"/>
        </w:rPr>
        <w:br w:type="page"/>
      </w:r>
    </w:p>
    <w:p w14:paraId="57597B0D" w14:textId="77777777" w:rsidR="009E7092" w:rsidRPr="00CD076B" w:rsidRDefault="009E7092" w:rsidP="00F7093A">
      <w:pPr>
        <w:spacing w:line="276" w:lineRule="auto"/>
        <w:rPr>
          <w:rFonts w:ascii="ＭＳ 明朝" w:eastAsia="ＭＳ 明朝" w:hAnsi="ＭＳ 明朝"/>
        </w:rPr>
        <w:sectPr w:rsidR="009E7092" w:rsidRPr="00CD076B" w:rsidSect="00904F5B">
          <w:pgSz w:w="23811" w:h="16838" w:orient="landscape"/>
          <w:pgMar w:top="1418" w:right="1418" w:bottom="-340" w:left="1418" w:header="851" w:footer="992" w:gutter="0"/>
          <w:pgNumType w:start="1"/>
          <w:cols w:num="2" w:space="720" w:equalWidth="0">
            <w:col w:w="8929" w:space="3115"/>
            <w:col w:w="8929" w:space="0"/>
          </w:cols>
        </w:sectPr>
      </w:pPr>
    </w:p>
    <w:p w14:paraId="416B094B" w14:textId="77777777" w:rsidR="003A7FA2" w:rsidRPr="00CD076B" w:rsidRDefault="003A7FA2" w:rsidP="00F7093A">
      <w:pPr>
        <w:spacing w:line="276" w:lineRule="auto"/>
        <w:jc w:val="center"/>
        <w:rPr>
          <w:rFonts w:ascii="ＭＳ 明朝" w:eastAsia="ＭＳ 明朝" w:hAnsi="ＭＳ 明朝" w:cs="HiraMinPro-W3"/>
          <w:sz w:val="28"/>
          <w:szCs w:val="28"/>
          <w:u w:val="single"/>
        </w:rPr>
      </w:pPr>
      <w:r w:rsidRPr="00CD076B">
        <w:rPr>
          <w:rFonts w:ascii="ＭＳ 明朝" w:eastAsia="ＭＳ 明朝" w:hAnsi="ＭＳ 明朝" w:cs="HiraMinPro-W3"/>
          <w:sz w:val="28"/>
          <w:szCs w:val="28"/>
          <w:u w:val="single"/>
        </w:rPr>
        <w:lastRenderedPageBreak/>
        <w:t>緊急時連絡同意書</w:t>
      </w:r>
    </w:p>
    <w:p w14:paraId="42506AFF" w14:textId="77777777" w:rsidR="003A7FA2" w:rsidRPr="00CD076B" w:rsidRDefault="003A7FA2" w:rsidP="00F7093A">
      <w:pPr>
        <w:spacing w:line="276" w:lineRule="auto"/>
        <w:rPr>
          <w:rFonts w:ascii="ＭＳ 明朝" w:eastAsia="ＭＳ 明朝" w:hAnsi="ＭＳ 明朝" w:cs="HiraMinPro-W3"/>
        </w:rPr>
      </w:pPr>
    </w:p>
    <w:p w14:paraId="22258FEE" w14:textId="77777777" w:rsidR="003A7FA2" w:rsidRPr="00CD076B" w:rsidRDefault="003A7FA2" w:rsidP="00F7093A">
      <w:pPr>
        <w:spacing w:line="276" w:lineRule="auto"/>
        <w:rPr>
          <w:rFonts w:ascii="ＭＳ 明朝" w:eastAsia="ＭＳ 明朝" w:hAnsi="ＭＳ 明朝" w:cs="HiraMinPro-W3"/>
        </w:rPr>
      </w:pPr>
      <w:r w:rsidRPr="00CD076B">
        <w:rPr>
          <w:rFonts w:ascii="ＭＳ 明朝" w:eastAsia="ＭＳ 明朝" w:hAnsi="ＭＳ 明朝" w:cs="HiraMinPro-W3"/>
        </w:rPr>
        <w:t>株式会社</w:t>
      </w:r>
      <w:proofErr w:type="spellStart"/>
      <w:r w:rsidRPr="00CD076B">
        <w:rPr>
          <w:rFonts w:ascii="ＭＳ 明朝" w:eastAsia="ＭＳ 明朝" w:hAnsi="ＭＳ 明朝" w:cs="HiraMinPro-W3"/>
        </w:rPr>
        <w:t>Hajimari</w:t>
      </w:r>
      <w:proofErr w:type="spellEnd"/>
      <w:r w:rsidRPr="00CD076B">
        <w:rPr>
          <w:rFonts w:ascii="ＭＳ 明朝" w:eastAsia="ＭＳ 明朝" w:hAnsi="ＭＳ 明朝" w:cs="HiraMinPro-W3"/>
        </w:rPr>
        <w:t xml:space="preserve">　御中</w:t>
      </w:r>
    </w:p>
    <w:p w14:paraId="160F6864" w14:textId="77777777" w:rsidR="003A7FA2" w:rsidRPr="00CD076B" w:rsidRDefault="003A7FA2" w:rsidP="00F7093A">
      <w:pPr>
        <w:spacing w:line="276" w:lineRule="auto"/>
        <w:rPr>
          <w:rFonts w:ascii="ＭＳ 明朝" w:eastAsia="ＭＳ 明朝" w:hAnsi="ＭＳ 明朝" w:cs="HiraMinPro-W3"/>
        </w:rPr>
      </w:pPr>
    </w:p>
    <w:p w14:paraId="68249061" w14:textId="77777777" w:rsidR="003A7FA2" w:rsidRPr="00CD076B" w:rsidRDefault="003A7FA2" w:rsidP="00F7093A">
      <w:pPr>
        <w:spacing w:line="276" w:lineRule="auto"/>
        <w:rPr>
          <w:rFonts w:ascii="ＭＳ 明朝" w:eastAsia="ＭＳ 明朝" w:hAnsi="ＭＳ 明朝" w:cs="HiraMinPro-W3"/>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182"/>
      </w:tblGrid>
      <w:tr w:rsidR="003A7FA2" w:rsidRPr="00CD076B" w14:paraId="7D0D4521" w14:textId="77777777" w:rsidTr="00AE6EE9">
        <w:tc>
          <w:tcPr>
            <w:tcW w:w="3818" w:type="dxa"/>
            <w:tcMar>
              <w:top w:w="100" w:type="dxa"/>
              <w:left w:w="100" w:type="dxa"/>
              <w:bottom w:w="100" w:type="dxa"/>
              <w:right w:w="100" w:type="dxa"/>
            </w:tcMar>
          </w:tcPr>
          <w:p w14:paraId="5DC3C116" w14:textId="1EF0B4BB" w:rsidR="003A7FA2"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契約者本人の所在がある住所</w:t>
            </w:r>
          </w:p>
        </w:tc>
        <w:tc>
          <w:tcPr>
            <w:tcW w:w="5182" w:type="dxa"/>
            <w:tcMar>
              <w:top w:w="100" w:type="dxa"/>
              <w:left w:w="100" w:type="dxa"/>
              <w:bottom w:w="100" w:type="dxa"/>
              <w:right w:w="100" w:type="dxa"/>
            </w:tcMar>
          </w:tcPr>
          <w:p w14:paraId="39D35FC1" w14:textId="77777777" w:rsidR="003A7FA2" w:rsidRPr="00CD076B" w:rsidRDefault="003A7FA2" w:rsidP="00F7093A">
            <w:pPr>
              <w:pBdr>
                <w:top w:val="nil"/>
                <w:left w:val="nil"/>
                <w:bottom w:val="nil"/>
                <w:right w:val="nil"/>
                <w:between w:val="nil"/>
              </w:pBdr>
              <w:spacing w:line="276" w:lineRule="auto"/>
              <w:rPr>
                <w:rFonts w:ascii="ＭＳ 明朝" w:eastAsia="ＭＳ 明朝" w:hAnsi="ＭＳ 明朝" w:cs="HiraMinPro-W3"/>
              </w:rPr>
            </w:pPr>
          </w:p>
        </w:tc>
      </w:tr>
      <w:tr w:rsidR="003A7FA2" w:rsidRPr="00CD076B" w14:paraId="11592DE6" w14:textId="77777777" w:rsidTr="00AE6EE9">
        <w:tc>
          <w:tcPr>
            <w:tcW w:w="3818" w:type="dxa"/>
            <w:tcMar>
              <w:top w:w="100" w:type="dxa"/>
              <w:left w:w="100" w:type="dxa"/>
              <w:bottom w:w="100" w:type="dxa"/>
              <w:right w:w="100" w:type="dxa"/>
            </w:tcMar>
          </w:tcPr>
          <w:p w14:paraId="0121F0EA" w14:textId="4D9D29AC" w:rsidR="003A7FA2"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契約者本人とつながる電話番号</w:t>
            </w:r>
          </w:p>
        </w:tc>
        <w:tc>
          <w:tcPr>
            <w:tcW w:w="5182" w:type="dxa"/>
            <w:tcMar>
              <w:top w:w="100" w:type="dxa"/>
              <w:left w:w="100" w:type="dxa"/>
              <w:bottom w:w="100" w:type="dxa"/>
              <w:right w:w="100" w:type="dxa"/>
            </w:tcMar>
          </w:tcPr>
          <w:p w14:paraId="0E23E01B" w14:textId="77777777" w:rsidR="003A7FA2" w:rsidRPr="00CD076B" w:rsidRDefault="003A7FA2" w:rsidP="00F7093A">
            <w:pPr>
              <w:pBdr>
                <w:top w:val="nil"/>
                <w:left w:val="nil"/>
                <w:bottom w:val="nil"/>
                <w:right w:val="nil"/>
                <w:between w:val="nil"/>
              </w:pBdr>
              <w:spacing w:line="276" w:lineRule="auto"/>
              <w:rPr>
                <w:rFonts w:ascii="ＭＳ 明朝" w:eastAsia="ＭＳ 明朝" w:hAnsi="ＭＳ 明朝" w:cs="HiraMinPro-W3"/>
              </w:rPr>
            </w:pPr>
          </w:p>
        </w:tc>
      </w:tr>
      <w:tr w:rsidR="003A7FA2" w:rsidRPr="00CD076B" w14:paraId="24E075C9" w14:textId="77777777" w:rsidTr="00AE6EE9">
        <w:tc>
          <w:tcPr>
            <w:tcW w:w="3818" w:type="dxa"/>
            <w:tcMar>
              <w:top w:w="100" w:type="dxa"/>
              <w:left w:w="100" w:type="dxa"/>
              <w:bottom w:w="100" w:type="dxa"/>
              <w:right w:w="100" w:type="dxa"/>
            </w:tcMar>
          </w:tcPr>
          <w:p w14:paraId="2542977A" w14:textId="73A61368" w:rsidR="003A7FA2"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契約者本人以外の緊急連絡先氏名</w:t>
            </w:r>
          </w:p>
        </w:tc>
        <w:tc>
          <w:tcPr>
            <w:tcW w:w="5182" w:type="dxa"/>
            <w:tcMar>
              <w:top w:w="100" w:type="dxa"/>
              <w:left w:w="100" w:type="dxa"/>
              <w:bottom w:w="100" w:type="dxa"/>
              <w:right w:w="100" w:type="dxa"/>
            </w:tcMar>
          </w:tcPr>
          <w:p w14:paraId="06B9E706" w14:textId="77777777" w:rsidR="003A7FA2" w:rsidRPr="00CD076B" w:rsidRDefault="003A7FA2" w:rsidP="00F7093A">
            <w:pPr>
              <w:pBdr>
                <w:top w:val="nil"/>
                <w:left w:val="nil"/>
                <w:bottom w:val="nil"/>
                <w:right w:val="nil"/>
                <w:between w:val="nil"/>
              </w:pBdr>
              <w:spacing w:line="276" w:lineRule="auto"/>
              <w:rPr>
                <w:rFonts w:ascii="ＭＳ 明朝" w:eastAsia="ＭＳ 明朝" w:hAnsi="ＭＳ 明朝" w:cs="HiraMinPro-W3"/>
              </w:rPr>
            </w:pPr>
          </w:p>
        </w:tc>
      </w:tr>
      <w:tr w:rsidR="00AE6EE9" w:rsidRPr="00CD076B" w14:paraId="62EF7745" w14:textId="77777777" w:rsidTr="00AE6EE9">
        <w:tc>
          <w:tcPr>
            <w:tcW w:w="3818" w:type="dxa"/>
            <w:tcMar>
              <w:top w:w="100" w:type="dxa"/>
              <w:left w:w="100" w:type="dxa"/>
              <w:bottom w:w="100" w:type="dxa"/>
              <w:right w:w="100" w:type="dxa"/>
            </w:tcMar>
          </w:tcPr>
          <w:p w14:paraId="3A8B8447" w14:textId="0C81315E"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緊急連絡先電話番号</w:t>
            </w:r>
          </w:p>
        </w:tc>
        <w:tc>
          <w:tcPr>
            <w:tcW w:w="5182" w:type="dxa"/>
            <w:tcMar>
              <w:top w:w="100" w:type="dxa"/>
              <w:left w:w="100" w:type="dxa"/>
              <w:bottom w:w="100" w:type="dxa"/>
              <w:right w:w="100" w:type="dxa"/>
            </w:tcMar>
          </w:tcPr>
          <w:p w14:paraId="155E6FB0" w14:textId="77777777"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p>
        </w:tc>
      </w:tr>
      <w:tr w:rsidR="00AE6EE9" w:rsidRPr="00CD076B" w14:paraId="5FC275CD" w14:textId="77777777" w:rsidTr="00AE6EE9">
        <w:tc>
          <w:tcPr>
            <w:tcW w:w="3818" w:type="dxa"/>
            <w:tcMar>
              <w:top w:w="100" w:type="dxa"/>
              <w:left w:w="100" w:type="dxa"/>
              <w:bottom w:w="100" w:type="dxa"/>
              <w:right w:w="100" w:type="dxa"/>
            </w:tcMar>
          </w:tcPr>
          <w:p w14:paraId="65053D68" w14:textId="11E9554B"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契約者との続柄</w:t>
            </w:r>
          </w:p>
        </w:tc>
        <w:tc>
          <w:tcPr>
            <w:tcW w:w="5182" w:type="dxa"/>
            <w:tcMar>
              <w:top w:w="100" w:type="dxa"/>
              <w:left w:w="100" w:type="dxa"/>
              <w:bottom w:w="100" w:type="dxa"/>
              <w:right w:w="100" w:type="dxa"/>
            </w:tcMar>
          </w:tcPr>
          <w:p w14:paraId="15119D0B" w14:textId="77777777"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p>
        </w:tc>
      </w:tr>
    </w:tbl>
    <w:p w14:paraId="52135C60" w14:textId="77777777" w:rsidR="003A7FA2" w:rsidRPr="00CD076B" w:rsidRDefault="003A7FA2" w:rsidP="00F7093A">
      <w:pPr>
        <w:spacing w:line="276" w:lineRule="auto"/>
        <w:rPr>
          <w:rFonts w:ascii="ＭＳ 明朝" w:eastAsia="ＭＳ 明朝" w:hAnsi="ＭＳ 明朝" w:cs="HiraMinPro-W3"/>
        </w:rPr>
      </w:pPr>
    </w:p>
    <w:p w14:paraId="4BCBA17C" w14:textId="77777777" w:rsidR="003A7FA2" w:rsidRPr="00CD076B" w:rsidRDefault="003A7FA2" w:rsidP="00F7093A">
      <w:pPr>
        <w:spacing w:line="276" w:lineRule="auto"/>
        <w:rPr>
          <w:rFonts w:ascii="ＭＳ 明朝" w:eastAsia="ＭＳ 明朝" w:hAnsi="ＭＳ 明朝" w:cs="HiraMinPro-W3"/>
        </w:rPr>
      </w:pPr>
    </w:p>
    <w:p w14:paraId="164AA50C" w14:textId="04355D98" w:rsidR="003A7FA2" w:rsidRPr="00CD076B" w:rsidRDefault="003A7FA2" w:rsidP="00F7093A">
      <w:pPr>
        <w:spacing w:line="276" w:lineRule="auto"/>
        <w:rPr>
          <w:rFonts w:ascii="ＭＳ 明朝" w:eastAsia="ＭＳ 明朝" w:hAnsi="ＭＳ 明朝" w:cs="HiraMinPro-W3"/>
        </w:rPr>
      </w:pPr>
      <w:r w:rsidRPr="00CD076B">
        <w:rPr>
          <w:rFonts w:ascii="ＭＳ 明朝" w:eastAsia="ＭＳ 明朝" w:hAnsi="ＭＳ 明朝" w:cs="HiraMinPro-W3"/>
        </w:rPr>
        <w:t xml:space="preserve">　私は、</w:t>
      </w:r>
      <w:r w:rsidR="008E40E3" w:rsidRPr="00CD076B">
        <w:rPr>
          <w:rFonts w:ascii="ＭＳ 明朝" w:eastAsia="ＭＳ 明朝" w:hAnsi="ＭＳ 明朝" w:cs="HiraMinPro-W3"/>
        </w:rPr>
        <w:t>マーケティングプロサービス</w:t>
      </w:r>
      <w:r w:rsidRPr="00CD076B">
        <w:rPr>
          <w:rFonts w:ascii="ＭＳ 明朝" w:eastAsia="ＭＳ 明朝" w:hAnsi="ＭＳ 明朝" w:cs="HiraMinPro-W3"/>
        </w:rPr>
        <w:t>業務委託個別契約書に則り、本業務遂行に必要な場合に限り、株式会社</w:t>
      </w:r>
      <w:proofErr w:type="spellStart"/>
      <w:r w:rsidRPr="00CD076B">
        <w:rPr>
          <w:rFonts w:ascii="ＭＳ 明朝" w:eastAsia="ＭＳ 明朝" w:hAnsi="ＭＳ 明朝" w:cs="HiraMinPro-W3"/>
        </w:rPr>
        <w:t>Hajimari</w:t>
      </w:r>
      <w:proofErr w:type="spellEnd"/>
      <w:r w:rsidRPr="00CD076B">
        <w:rPr>
          <w:rFonts w:ascii="ＭＳ 明朝" w:eastAsia="ＭＳ 明朝" w:hAnsi="ＭＳ 明朝" w:cs="HiraMinPro-W3"/>
        </w:rPr>
        <w:t>の社員が、緊急連絡先に連絡することに同意します。</w:t>
      </w:r>
    </w:p>
    <w:p w14:paraId="48AA788D" w14:textId="77777777" w:rsidR="003A7FA2" w:rsidRPr="00CD076B" w:rsidRDefault="003A7FA2" w:rsidP="00F7093A">
      <w:pPr>
        <w:spacing w:line="276" w:lineRule="auto"/>
        <w:rPr>
          <w:rFonts w:ascii="ＭＳ 明朝" w:eastAsia="ＭＳ 明朝" w:hAnsi="ＭＳ 明朝" w:cs="HiraMinPro-W3"/>
        </w:rPr>
      </w:pPr>
    </w:p>
    <w:p w14:paraId="4EDFA618" w14:textId="77777777" w:rsidR="003A7FA2" w:rsidRPr="00CD076B" w:rsidRDefault="003A7FA2" w:rsidP="00F7093A">
      <w:pPr>
        <w:spacing w:line="276" w:lineRule="auto"/>
        <w:rPr>
          <w:rFonts w:ascii="ＭＳ 明朝" w:eastAsia="ＭＳ 明朝" w:hAnsi="ＭＳ 明朝" w:cs="HiraMinPro-W3"/>
        </w:rPr>
      </w:pPr>
    </w:p>
    <w:p w14:paraId="74F3BDA2" w14:textId="77777777" w:rsidR="003A7FA2" w:rsidRPr="00CD076B" w:rsidRDefault="003A7FA2" w:rsidP="00F7093A">
      <w:pPr>
        <w:spacing w:line="276" w:lineRule="auto"/>
        <w:rPr>
          <w:rFonts w:ascii="ＭＳ 明朝" w:eastAsia="ＭＳ 明朝" w:hAnsi="ＭＳ 明朝" w:cs="HiraMinPro-W3"/>
        </w:rPr>
      </w:pPr>
    </w:p>
    <w:p w14:paraId="343FC73E" w14:textId="73760CE4" w:rsidR="001E4BD7" w:rsidRPr="00CD076B" w:rsidRDefault="003A7FA2" w:rsidP="001E4BD7">
      <w:pPr>
        <w:tabs>
          <w:tab w:val="left" w:pos="4880"/>
        </w:tabs>
        <w:spacing w:line="276" w:lineRule="auto"/>
        <w:rPr>
          <w:rFonts w:ascii="ＭＳ 明朝" w:eastAsia="ＭＳ 明朝" w:hAnsi="ＭＳ 明朝" w:cs="HiraMinPro-W3"/>
        </w:rPr>
      </w:pPr>
      <w:r w:rsidRPr="00CD076B">
        <w:rPr>
          <w:rFonts w:ascii="ＭＳ 明朝" w:eastAsia="ＭＳ 明朝" w:hAnsi="ＭＳ 明朝" w:cs="HiraMinPro-W3"/>
        </w:rPr>
        <w:t xml:space="preserve"> </w:t>
      </w:r>
      <w:r w:rsidR="008E40E3" w:rsidRPr="00CD076B">
        <w:rPr>
          <w:rFonts w:ascii="ＭＳ 明朝" w:eastAsia="ＭＳ 明朝" w:hAnsi="ＭＳ 明朝" w:cs="HiraMinPro-W3"/>
        </w:rPr>
        <w:t>2026年8月19日</w:t>
      </w:r>
    </w:p>
    <w:p w14:paraId="45BEE4AA" w14:textId="0DCB6A92" w:rsidR="003A7FA2" w:rsidRPr="00CD076B" w:rsidRDefault="003A7FA2" w:rsidP="00F7093A">
      <w:pPr>
        <w:tabs>
          <w:tab w:val="left" w:pos="4880"/>
        </w:tabs>
        <w:spacing w:line="276" w:lineRule="auto"/>
        <w:rPr>
          <w:rFonts w:ascii="ＭＳ 明朝" w:eastAsia="ＭＳ 明朝" w:hAnsi="ＭＳ 明朝" w:cs="HiraMinPro-W3"/>
        </w:rPr>
      </w:pPr>
    </w:p>
    <w:p w14:paraId="47572E7D" w14:textId="77777777" w:rsidR="003A7FA2" w:rsidRPr="00CD076B" w:rsidRDefault="003A7FA2" w:rsidP="00F7093A">
      <w:pPr>
        <w:tabs>
          <w:tab w:val="left" w:pos="4880"/>
        </w:tabs>
        <w:spacing w:line="276" w:lineRule="auto"/>
        <w:rPr>
          <w:rFonts w:ascii="ＭＳ 明朝" w:eastAsia="ＭＳ 明朝" w:hAnsi="ＭＳ 明朝" w:cs="HiraMinPro-W3"/>
        </w:rPr>
      </w:pPr>
    </w:p>
    <w:p w14:paraId="769F5E5A" w14:textId="77777777" w:rsidR="003A7FA2" w:rsidRPr="00CD076B" w:rsidRDefault="003A7FA2" w:rsidP="00F7093A">
      <w:pPr>
        <w:tabs>
          <w:tab w:val="left" w:pos="4880"/>
        </w:tabs>
        <w:spacing w:line="276" w:lineRule="auto"/>
        <w:rPr>
          <w:rFonts w:ascii="ＭＳ 明朝" w:eastAsia="ＭＳ 明朝" w:hAnsi="ＭＳ 明朝" w:cs="HiraMinPro-W3"/>
        </w:rPr>
      </w:pPr>
    </w:p>
    <w:p w14:paraId="5AF3A6F1" w14:textId="18F0FE8A" w:rsidR="003A7FA2" w:rsidRPr="00CD076B" w:rsidRDefault="003A7FA2" w:rsidP="00A3333E">
      <w:pPr>
        <w:spacing w:line="276" w:lineRule="auto"/>
        <w:rPr>
          <w:rFonts w:ascii="ＭＳ 明朝" w:eastAsia="ＭＳ 明朝" w:hAnsi="ＭＳ 明朝" w:cs="HiraMinPro-W3"/>
        </w:rPr>
      </w:pPr>
      <w:r w:rsidRPr="00CD076B">
        <w:rPr>
          <w:rFonts w:ascii="ＭＳ 明朝" w:eastAsia="ＭＳ 明朝" w:hAnsi="ＭＳ 明朝" w:cs="HiraMinPro-W3"/>
        </w:rPr>
        <w:t xml:space="preserve">住所　</w:t>
      </w:r>
      <w:r w:rsidR="008E40E3" w:rsidRPr="00CD076B">
        <w:rPr>
          <w:rFonts w:ascii="ＭＳ 明朝" w:eastAsia="ＭＳ 明朝" w:hAnsi="ＭＳ 明朝" w:cs="HiraMinPro-W3"/>
        </w:rPr>
        <w:t>244-0003 東京都神奈川県横浜市戸塚区戸塚町455-534</w:t>
      </w:r>
      <w:r w:rsidRPr="00CD076B">
        <w:rPr>
          <w:rFonts w:ascii="ＭＳ 明朝" w:eastAsia="ＭＳ 明朝" w:hAnsi="ＭＳ 明朝" w:cs="HiraMinPro-W3"/>
        </w:rPr>
        <w:t xml:space="preserve">　　　　　　　　　　　　　　　　</w:t>
      </w:r>
    </w:p>
    <w:p w14:paraId="50585C51" w14:textId="13E4DC07" w:rsidR="003A7FA2" w:rsidRPr="00CD076B" w:rsidRDefault="007A4486" w:rsidP="003D46B1">
      <w:pPr>
        <w:spacing w:line="276" w:lineRule="auto"/>
        <w:rPr>
          <w:rFonts w:ascii="ＭＳ 明朝" w:eastAsia="ＭＳ 明朝" w:hAnsi="ＭＳ 明朝" w:cs="HiraMinPro-W3"/>
        </w:rPr>
      </w:pPr>
      <w:r w:rsidRPr="00CD076B">
        <w:rPr>
          <w:rFonts w:ascii="ＭＳ 明朝" w:eastAsia="ＭＳ 明朝" w:hAnsi="ＭＳ 明朝" w:cs="HiraMinPro-W3" w:hint="eastAsia"/>
        </w:rPr>
        <w:t>氏名</w:t>
      </w:r>
      <w:r w:rsidR="003A7FA2" w:rsidRPr="00CD076B">
        <w:rPr>
          <w:rFonts w:ascii="ＭＳ 明朝" w:eastAsia="ＭＳ 明朝" w:hAnsi="ＭＳ 明朝" w:cs="HiraMinPro-W3"/>
        </w:rPr>
        <w:t xml:space="preserve">　</w:t>
      </w:r>
      <w:r w:rsidR="008E40E3" w:rsidRPr="00CD076B">
        <w:rPr>
          <w:rFonts w:ascii="ＭＳ 明朝" w:eastAsia="ＭＳ 明朝" w:hAnsi="ＭＳ 明朝" w:cs="HiraMinPro-W3"/>
        </w:rPr>
        <w:t>田村 太一</w:t>
      </w:r>
      <w:r w:rsidR="003A7FA2" w:rsidRPr="00CD076B">
        <w:rPr>
          <w:rFonts w:ascii="ＭＳ 明朝" w:eastAsia="ＭＳ 明朝" w:hAnsi="ＭＳ 明朝" w:cs="HiraMinPro-W3"/>
        </w:rPr>
        <w:t xml:space="preserve">　　　　　　　　　　　　</w:t>
      </w:r>
    </w:p>
    <w:p w14:paraId="68DA776D" w14:textId="77777777" w:rsidR="003A7FA2" w:rsidRPr="00CD076B" w:rsidRDefault="003A7FA2" w:rsidP="00F7093A">
      <w:pPr>
        <w:spacing w:line="276" w:lineRule="auto"/>
        <w:rPr>
          <w:rFonts w:ascii="ＭＳ 明朝" w:eastAsia="ＭＳ 明朝" w:hAnsi="ＭＳ 明朝" w:cs="HiraMinPro-W3"/>
        </w:rPr>
      </w:pPr>
    </w:p>
    <w:p w14:paraId="34836678" w14:textId="77368092" w:rsidR="009E7092" w:rsidRPr="00CD076B" w:rsidRDefault="009E7092" w:rsidP="00F7093A">
      <w:pPr>
        <w:spacing w:line="276" w:lineRule="auto"/>
        <w:rPr>
          <w:rFonts w:ascii="ＭＳ 明朝" w:eastAsia="ＭＳ 明朝" w:hAnsi="ＭＳ 明朝"/>
        </w:rPr>
      </w:pPr>
    </w:p>
    <w:sectPr w:rsidR="009E7092" w:rsidRPr="00CD076B" w:rsidSect="00904F5B">
      <w:type w:val="continuous"/>
      <w:pgSz w:w="11909" w:h="16834"/>
      <w:pgMar w:top="1440" w:right="1440" w:bottom="-3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falt">
    <w:altName w:val="Yu Gothic"/>
    <w:panose1 w:val="00000000000000000000"/>
    <w:charset w:val="80"/>
    <w:family w:val="roman"/>
    <w:notTrueType/>
    <w:pitch w:val="default"/>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iraMinPro-W3">
    <w:charset w:val="80"/>
    <w:family w:val="roman"/>
    <w:pitch w:val="variable"/>
    <w:sig w:usb0="E00002FF" w:usb1="7AC7FFFF" w:usb2="00000012" w:usb3="00000000" w:csb0="0002000D"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0E0"/>
    <w:multiLevelType w:val="multilevel"/>
    <w:tmpl w:val="38520BC0"/>
    <w:lvl w:ilvl="0">
      <w:start w:val="1"/>
      <w:numFmt w:val="decimal"/>
      <w:lvlText w:val="%1"/>
      <w:lvlJc w:val="left"/>
      <w:pPr>
        <w:ind w:left="360" w:hanging="360"/>
      </w:pPr>
      <w:rPr>
        <w:rFonts w:ascii="ＭＳ Ｐ明朝" w:eastAsia="ＭＳ Ｐ明朝" w:hAnsi="ＭＳ Ｐ明朝" w:cs="ＭＳ Ｐ明朝"/>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1D063302"/>
    <w:multiLevelType w:val="hybridMultilevel"/>
    <w:tmpl w:val="FE60498E"/>
    <w:lvl w:ilvl="0" w:tplc="95403ECE">
      <w:start w:val="1"/>
      <w:numFmt w:val="decimal"/>
      <w:lvlText w:val="(%1)"/>
      <w:lvlJc w:val="left"/>
      <w:pPr>
        <w:ind w:left="420" w:hanging="420"/>
      </w:pPr>
      <w:rPr>
        <w:rFonts w:hint="eastAsia"/>
      </w:rPr>
    </w:lvl>
    <w:lvl w:ilvl="1" w:tplc="236645B4">
      <w:start w:val="1"/>
      <w:numFmt w:val="decimalEnclosedCircle"/>
      <w:lvlText w:val="%2"/>
      <w:lvlJc w:val="left"/>
      <w:pPr>
        <w:ind w:left="780" w:hanging="360"/>
      </w:pPr>
      <w:rPr>
        <w:rFonts w:ascii="ＭＳ 明朝" w:eastAsia="ＭＳ 明朝" w:hAnsi="ＭＳ 明朝" w:cs="ＭＳ ゴシックfa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2A10F56"/>
    <w:multiLevelType w:val="hybridMultilevel"/>
    <w:tmpl w:val="28548882"/>
    <w:lvl w:ilvl="0" w:tplc="794E2880">
      <w:start w:val="1"/>
      <w:numFmt w:val="decimal"/>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3" w15:restartNumberingAfterBreak="0">
    <w:nsid w:val="36ED7114"/>
    <w:multiLevelType w:val="hybridMultilevel"/>
    <w:tmpl w:val="79BCA37E"/>
    <w:lvl w:ilvl="0" w:tplc="95403ECE">
      <w:start w:val="1"/>
      <w:numFmt w:val="decimal"/>
      <w:lvlText w:val="(%1)"/>
      <w:lvlJc w:val="left"/>
      <w:pPr>
        <w:ind w:left="420" w:hanging="420"/>
      </w:pPr>
      <w:rPr>
        <w:rFonts w:hint="eastAsia"/>
      </w:rPr>
    </w:lvl>
    <w:lvl w:ilvl="1" w:tplc="236645B4">
      <w:start w:val="1"/>
      <w:numFmt w:val="decimalEnclosedCircle"/>
      <w:lvlText w:val="%2"/>
      <w:lvlJc w:val="left"/>
      <w:pPr>
        <w:ind w:left="780" w:hanging="360"/>
      </w:pPr>
      <w:rPr>
        <w:rFonts w:ascii="ＭＳ 明朝" w:eastAsia="ＭＳ 明朝" w:hAnsi="ＭＳ 明朝" w:cs="ＭＳ ゴシックfa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AF6677A"/>
    <w:multiLevelType w:val="hybridMultilevel"/>
    <w:tmpl w:val="E60625E6"/>
    <w:lvl w:ilvl="0" w:tplc="0409000F">
      <w:start w:val="1"/>
      <w:numFmt w:val="decimal"/>
      <w:lvlText w:val="%1."/>
      <w:lvlJc w:val="left"/>
      <w:pPr>
        <w:ind w:left="1007" w:hanging="420"/>
      </w:pPr>
    </w:lvl>
    <w:lvl w:ilvl="1" w:tplc="04090017" w:tentative="1">
      <w:start w:val="1"/>
      <w:numFmt w:val="aiueoFullWidth"/>
      <w:lvlText w:val="(%2)"/>
      <w:lvlJc w:val="left"/>
      <w:pPr>
        <w:ind w:left="1427" w:hanging="420"/>
      </w:pPr>
    </w:lvl>
    <w:lvl w:ilvl="2" w:tplc="04090011" w:tentative="1">
      <w:start w:val="1"/>
      <w:numFmt w:val="decimalEnclosedCircle"/>
      <w:lvlText w:val="%3"/>
      <w:lvlJc w:val="left"/>
      <w:pPr>
        <w:ind w:left="1847" w:hanging="420"/>
      </w:pPr>
    </w:lvl>
    <w:lvl w:ilvl="3" w:tplc="0409000F" w:tentative="1">
      <w:start w:val="1"/>
      <w:numFmt w:val="decimal"/>
      <w:lvlText w:val="%4."/>
      <w:lvlJc w:val="left"/>
      <w:pPr>
        <w:ind w:left="2267" w:hanging="420"/>
      </w:pPr>
    </w:lvl>
    <w:lvl w:ilvl="4" w:tplc="04090017" w:tentative="1">
      <w:start w:val="1"/>
      <w:numFmt w:val="aiueoFullWidth"/>
      <w:lvlText w:val="(%5)"/>
      <w:lvlJc w:val="left"/>
      <w:pPr>
        <w:ind w:left="2687" w:hanging="420"/>
      </w:pPr>
    </w:lvl>
    <w:lvl w:ilvl="5" w:tplc="04090011" w:tentative="1">
      <w:start w:val="1"/>
      <w:numFmt w:val="decimalEnclosedCircle"/>
      <w:lvlText w:val="%6"/>
      <w:lvlJc w:val="left"/>
      <w:pPr>
        <w:ind w:left="3107" w:hanging="420"/>
      </w:pPr>
    </w:lvl>
    <w:lvl w:ilvl="6" w:tplc="0409000F" w:tentative="1">
      <w:start w:val="1"/>
      <w:numFmt w:val="decimal"/>
      <w:lvlText w:val="%7."/>
      <w:lvlJc w:val="left"/>
      <w:pPr>
        <w:ind w:left="3527" w:hanging="420"/>
      </w:pPr>
    </w:lvl>
    <w:lvl w:ilvl="7" w:tplc="04090017" w:tentative="1">
      <w:start w:val="1"/>
      <w:numFmt w:val="aiueoFullWidth"/>
      <w:lvlText w:val="(%8)"/>
      <w:lvlJc w:val="left"/>
      <w:pPr>
        <w:ind w:left="3947" w:hanging="420"/>
      </w:pPr>
    </w:lvl>
    <w:lvl w:ilvl="8" w:tplc="04090011" w:tentative="1">
      <w:start w:val="1"/>
      <w:numFmt w:val="decimalEnclosedCircle"/>
      <w:lvlText w:val="%9"/>
      <w:lvlJc w:val="left"/>
      <w:pPr>
        <w:ind w:left="4367" w:hanging="420"/>
      </w:pPr>
    </w:lvl>
  </w:abstractNum>
  <w:abstractNum w:abstractNumId="5" w15:restartNumberingAfterBreak="0">
    <w:nsid w:val="6FC77417"/>
    <w:multiLevelType w:val="hybridMultilevel"/>
    <w:tmpl w:val="F292570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74749983">
    <w:abstractNumId w:val="0"/>
  </w:num>
  <w:num w:numId="2" w16cid:durableId="1944457627">
    <w:abstractNumId w:val="1"/>
  </w:num>
  <w:num w:numId="3" w16cid:durableId="406922290">
    <w:abstractNumId w:val="5"/>
  </w:num>
  <w:num w:numId="4" w16cid:durableId="1260720682">
    <w:abstractNumId w:val="3"/>
  </w:num>
  <w:num w:numId="5" w16cid:durableId="397559918">
    <w:abstractNumId w:val="4"/>
  </w:num>
  <w:num w:numId="6" w16cid:durableId="21189828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仁平唯人">
    <w15:presenceInfo w15:providerId="None" w15:userId="仁平唯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4E3"/>
    <w:rsid w:val="00010598"/>
    <w:rsid w:val="00020FA3"/>
    <w:rsid w:val="00064617"/>
    <w:rsid w:val="0007647F"/>
    <w:rsid w:val="00091CF4"/>
    <w:rsid w:val="000E73D0"/>
    <w:rsid w:val="00135D80"/>
    <w:rsid w:val="00151696"/>
    <w:rsid w:val="001A5157"/>
    <w:rsid w:val="001A6307"/>
    <w:rsid w:val="001D1F77"/>
    <w:rsid w:val="001D56F8"/>
    <w:rsid w:val="001E4BD7"/>
    <w:rsid w:val="002267DC"/>
    <w:rsid w:val="002276DE"/>
    <w:rsid w:val="00251123"/>
    <w:rsid w:val="002847F0"/>
    <w:rsid w:val="002B54E4"/>
    <w:rsid w:val="002C5A96"/>
    <w:rsid w:val="002D2439"/>
    <w:rsid w:val="00301F39"/>
    <w:rsid w:val="00311AF7"/>
    <w:rsid w:val="00316846"/>
    <w:rsid w:val="0033096A"/>
    <w:rsid w:val="00386741"/>
    <w:rsid w:val="0038727F"/>
    <w:rsid w:val="003A7FA2"/>
    <w:rsid w:val="003C2993"/>
    <w:rsid w:val="003D46B1"/>
    <w:rsid w:val="003D5F00"/>
    <w:rsid w:val="00415589"/>
    <w:rsid w:val="00426818"/>
    <w:rsid w:val="0043445F"/>
    <w:rsid w:val="004503FF"/>
    <w:rsid w:val="00484253"/>
    <w:rsid w:val="004A65E7"/>
    <w:rsid w:val="004F3E67"/>
    <w:rsid w:val="00567914"/>
    <w:rsid w:val="00594172"/>
    <w:rsid w:val="005A7080"/>
    <w:rsid w:val="005B49F2"/>
    <w:rsid w:val="005D6214"/>
    <w:rsid w:val="005F4F5C"/>
    <w:rsid w:val="0064445A"/>
    <w:rsid w:val="00657F7C"/>
    <w:rsid w:val="00677BD9"/>
    <w:rsid w:val="006A094B"/>
    <w:rsid w:val="006C5477"/>
    <w:rsid w:val="006F1489"/>
    <w:rsid w:val="00705142"/>
    <w:rsid w:val="0074623C"/>
    <w:rsid w:val="00747510"/>
    <w:rsid w:val="007A4486"/>
    <w:rsid w:val="007D0C99"/>
    <w:rsid w:val="007E6957"/>
    <w:rsid w:val="008103C3"/>
    <w:rsid w:val="0081436E"/>
    <w:rsid w:val="00823C05"/>
    <w:rsid w:val="00882FE1"/>
    <w:rsid w:val="008C44C6"/>
    <w:rsid w:val="008D5521"/>
    <w:rsid w:val="008E40E3"/>
    <w:rsid w:val="00904F5B"/>
    <w:rsid w:val="009337D3"/>
    <w:rsid w:val="00955386"/>
    <w:rsid w:val="00981B86"/>
    <w:rsid w:val="009E7092"/>
    <w:rsid w:val="009F0875"/>
    <w:rsid w:val="009F6EC4"/>
    <w:rsid w:val="00A3333E"/>
    <w:rsid w:val="00A928F0"/>
    <w:rsid w:val="00AD04BC"/>
    <w:rsid w:val="00AE5A70"/>
    <w:rsid w:val="00AE6EE9"/>
    <w:rsid w:val="00B35D43"/>
    <w:rsid w:val="00B7703B"/>
    <w:rsid w:val="00B942AA"/>
    <w:rsid w:val="00BE37DF"/>
    <w:rsid w:val="00BE4588"/>
    <w:rsid w:val="00BF1336"/>
    <w:rsid w:val="00BF4603"/>
    <w:rsid w:val="00BF7E69"/>
    <w:rsid w:val="00C40CC2"/>
    <w:rsid w:val="00C434E3"/>
    <w:rsid w:val="00C44366"/>
    <w:rsid w:val="00C67C40"/>
    <w:rsid w:val="00CD076B"/>
    <w:rsid w:val="00D067E0"/>
    <w:rsid w:val="00D32793"/>
    <w:rsid w:val="00D57A5A"/>
    <w:rsid w:val="00DB08CD"/>
    <w:rsid w:val="00DB7FF5"/>
    <w:rsid w:val="00DC1221"/>
    <w:rsid w:val="00DC1425"/>
    <w:rsid w:val="00E26CB8"/>
    <w:rsid w:val="00E3271A"/>
    <w:rsid w:val="00E42F8A"/>
    <w:rsid w:val="00E53C02"/>
    <w:rsid w:val="00E76231"/>
    <w:rsid w:val="00E84896"/>
    <w:rsid w:val="00E93459"/>
    <w:rsid w:val="00E97773"/>
    <w:rsid w:val="00EC7D4D"/>
    <w:rsid w:val="00ED7B19"/>
    <w:rsid w:val="00F329B6"/>
    <w:rsid w:val="00F33D90"/>
    <w:rsid w:val="00F5528D"/>
    <w:rsid w:val="00F7093A"/>
    <w:rsid w:val="00F81119"/>
    <w:rsid w:val="00FA7D88"/>
    <w:rsid w:val="00FB0113"/>
    <w:rsid w:val="00FC1953"/>
    <w:rsid w:val="00FD3051"/>
    <w:rsid w:val="00FD42A6"/>
    <w:rsid w:val="00FE7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39F769"/>
  <w15:docId w15:val="{A6C6591C-72A5-AC42-890E-0B49B21A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4"/>
        <w:szCs w:val="24"/>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2A6"/>
    <w:rPr>
      <w:kern w:val="2"/>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9864B3"/>
    <w:pPr>
      <w:keepNext/>
      <w:outlineLvl w:val="1"/>
    </w:pPr>
    <w:rPr>
      <w:rFonts w:ascii="Arial" w:eastAsia="ＭＳ ゴシック" w:hAnsi="Arial"/>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HTML">
    <w:name w:val="HTML Preformatted"/>
    <w:basedOn w:val="a"/>
    <w:link w:val="HTML0"/>
    <w:uiPriority w:val="99"/>
    <w:rsid w:val="008E07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falt" w:eastAsia="ＭＳ ゴシックfalt" w:hAnsi="ＭＳ ゴシックfalt"/>
      <w:kern w:val="0"/>
    </w:rPr>
  </w:style>
  <w:style w:type="character" w:customStyle="1" w:styleId="HTML0">
    <w:name w:val="HTML 書式付き (文字)"/>
    <w:link w:val="HTML"/>
    <w:uiPriority w:val="99"/>
    <w:locked/>
    <w:rsid w:val="008E07D4"/>
    <w:rPr>
      <w:rFonts w:ascii="ＭＳ ゴシックfalt" w:eastAsia="ＭＳ ゴシックfalt" w:hAnsi="ＭＳ ゴシックfalt" w:cs="Times New Roman"/>
      <w:kern w:val="0"/>
      <w:sz w:val="24"/>
    </w:rPr>
  </w:style>
  <w:style w:type="paragraph" w:styleId="a4">
    <w:name w:val="Balloon Text"/>
    <w:basedOn w:val="a"/>
    <w:link w:val="a5"/>
    <w:uiPriority w:val="99"/>
    <w:semiHidden/>
    <w:rsid w:val="007A4B78"/>
    <w:rPr>
      <w:rFonts w:ascii="Arial" w:eastAsia="ＭＳ ゴシックfalt" w:hAnsi="Arial"/>
      <w:kern w:val="0"/>
      <w:sz w:val="18"/>
      <w:szCs w:val="18"/>
    </w:rPr>
  </w:style>
  <w:style w:type="character" w:customStyle="1" w:styleId="a5">
    <w:name w:val="吹き出し (文字)"/>
    <w:link w:val="a4"/>
    <w:uiPriority w:val="99"/>
    <w:semiHidden/>
    <w:locked/>
    <w:rsid w:val="007A4B78"/>
    <w:rPr>
      <w:rFonts w:ascii="Arial" w:eastAsia="ＭＳ ゴシックfalt" w:hAnsi="Arial" w:cs="Times New Roman"/>
      <w:sz w:val="18"/>
    </w:rPr>
  </w:style>
  <w:style w:type="paragraph" w:styleId="a6">
    <w:name w:val="header"/>
    <w:basedOn w:val="a"/>
    <w:link w:val="a7"/>
    <w:uiPriority w:val="99"/>
    <w:rsid w:val="007A4B78"/>
    <w:pPr>
      <w:tabs>
        <w:tab w:val="center" w:pos="4252"/>
        <w:tab w:val="right" w:pos="8504"/>
      </w:tabs>
      <w:snapToGrid w:val="0"/>
    </w:pPr>
    <w:rPr>
      <w:kern w:val="0"/>
    </w:rPr>
  </w:style>
  <w:style w:type="character" w:customStyle="1" w:styleId="a7">
    <w:name w:val="ヘッダー (文字)"/>
    <w:link w:val="a6"/>
    <w:uiPriority w:val="99"/>
    <w:locked/>
    <w:rsid w:val="007A4B78"/>
    <w:rPr>
      <w:rFonts w:ascii="Century" w:eastAsia="ＭＳ 明朝" w:hAnsi="Century" w:cs="Times New Roman"/>
      <w:sz w:val="20"/>
    </w:rPr>
  </w:style>
  <w:style w:type="paragraph" w:styleId="a8">
    <w:name w:val="footer"/>
    <w:basedOn w:val="a"/>
    <w:link w:val="a9"/>
    <w:uiPriority w:val="99"/>
    <w:rsid w:val="007A4B78"/>
    <w:pPr>
      <w:tabs>
        <w:tab w:val="center" w:pos="4252"/>
        <w:tab w:val="right" w:pos="8504"/>
      </w:tabs>
      <w:snapToGrid w:val="0"/>
    </w:pPr>
    <w:rPr>
      <w:kern w:val="0"/>
    </w:rPr>
  </w:style>
  <w:style w:type="character" w:customStyle="1" w:styleId="a9">
    <w:name w:val="フッター (文字)"/>
    <w:link w:val="a8"/>
    <w:uiPriority w:val="99"/>
    <w:locked/>
    <w:rsid w:val="007A4B78"/>
    <w:rPr>
      <w:rFonts w:ascii="Century" w:eastAsia="ＭＳ 明朝" w:hAnsi="Century" w:cs="Times New Roman"/>
      <w:sz w:val="20"/>
    </w:rPr>
  </w:style>
  <w:style w:type="paragraph" w:styleId="aa">
    <w:name w:val="Date"/>
    <w:basedOn w:val="a"/>
    <w:next w:val="a"/>
    <w:link w:val="ab"/>
    <w:uiPriority w:val="99"/>
    <w:rsid w:val="007A4B78"/>
    <w:rPr>
      <w:rFonts w:ascii="ＭＳ 明朝" w:hAnsi="ＭＳ 明朝"/>
      <w:sz w:val="21"/>
      <w:szCs w:val="21"/>
    </w:rPr>
  </w:style>
  <w:style w:type="character" w:customStyle="1" w:styleId="ab">
    <w:name w:val="日付 (文字)"/>
    <w:link w:val="aa"/>
    <w:uiPriority w:val="99"/>
    <w:locked/>
    <w:rsid w:val="007A4B78"/>
    <w:rPr>
      <w:rFonts w:ascii="ＭＳ 明朝" w:eastAsia="ＭＳ 明朝" w:cs="Times New Roman"/>
      <w:kern w:val="2"/>
      <w:sz w:val="21"/>
      <w:szCs w:val="21"/>
    </w:rPr>
  </w:style>
  <w:style w:type="paragraph" w:styleId="Web">
    <w:name w:val="Normal (Web)"/>
    <w:basedOn w:val="a"/>
    <w:uiPriority w:val="99"/>
    <w:semiHidden/>
    <w:rsid w:val="000F3098"/>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styleId="ac">
    <w:name w:val="Plain Text"/>
    <w:basedOn w:val="a"/>
    <w:link w:val="ad"/>
    <w:uiPriority w:val="99"/>
    <w:rsid w:val="000F3098"/>
    <w:rPr>
      <w:rFonts w:ascii="ＭＳ 明朝" w:hAnsi="Courier New"/>
      <w:sz w:val="21"/>
      <w:szCs w:val="21"/>
    </w:rPr>
  </w:style>
  <w:style w:type="character" w:customStyle="1" w:styleId="ad">
    <w:name w:val="書式なし (文字)"/>
    <w:link w:val="ac"/>
    <w:uiPriority w:val="99"/>
    <w:locked/>
    <w:rsid w:val="000F3098"/>
    <w:rPr>
      <w:rFonts w:ascii="ＭＳ 明朝" w:hAnsi="Courier New" w:cs="Times New Roman"/>
      <w:kern w:val="2"/>
      <w:sz w:val="21"/>
      <w:szCs w:val="21"/>
    </w:rPr>
  </w:style>
  <w:style w:type="paragraph" w:customStyle="1" w:styleId="31">
    <w:name w:val="表 (緑)  31"/>
    <w:basedOn w:val="a"/>
    <w:uiPriority w:val="99"/>
    <w:qFormat/>
    <w:rsid w:val="00BB67CB"/>
    <w:pPr>
      <w:ind w:leftChars="400" w:left="840"/>
    </w:pPr>
  </w:style>
  <w:style w:type="character" w:styleId="ae">
    <w:name w:val="annotation reference"/>
    <w:uiPriority w:val="99"/>
    <w:semiHidden/>
    <w:rsid w:val="00AC1D38"/>
    <w:rPr>
      <w:rFonts w:cs="Times New Roman"/>
      <w:sz w:val="18"/>
      <w:szCs w:val="18"/>
    </w:rPr>
  </w:style>
  <w:style w:type="paragraph" w:styleId="af">
    <w:name w:val="annotation text"/>
    <w:basedOn w:val="a"/>
    <w:link w:val="af0"/>
    <w:uiPriority w:val="99"/>
    <w:semiHidden/>
    <w:rsid w:val="00AC1D38"/>
    <w:pPr>
      <w:jc w:val="left"/>
    </w:pPr>
  </w:style>
  <w:style w:type="character" w:customStyle="1" w:styleId="af0">
    <w:name w:val="コメント文字列 (文字)"/>
    <w:link w:val="af"/>
    <w:uiPriority w:val="99"/>
    <w:semiHidden/>
    <w:locked/>
    <w:rsid w:val="00AC1D38"/>
    <w:rPr>
      <w:rFonts w:cs="Times New Roman"/>
      <w:kern w:val="2"/>
      <w:sz w:val="24"/>
    </w:rPr>
  </w:style>
  <w:style w:type="paragraph" w:styleId="af1">
    <w:name w:val="annotation subject"/>
    <w:basedOn w:val="af"/>
    <w:next w:val="af"/>
    <w:link w:val="af2"/>
    <w:uiPriority w:val="99"/>
    <w:semiHidden/>
    <w:rsid w:val="00AC1D38"/>
    <w:rPr>
      <w:b/>
      <w:bCs/>
    </w:rPr>
  </w:style>
  <w:style w:type="character" w:customStyle="1" w:styleId="af2">
    <w:name w:val="コメント内容 (文字)"/>
    <w:link w:val="af1"/>
    <w:uiPriority w:val="99"/>
    <w:semiHidden/>
    <w:locked/>
    <w:rsid w:val="00AC1D38"/>
    <w:rPr>
      <w:rFonts w:cs="Times New Roman"/>
      <w:b/>
      <w:bCs/>
      <w:kern w:val="2"/>
      <w:sz w:val="24"/>
    </w:rPr>
  </w:style>
  <w:style w:type="character" w:customStyle="1" w:styleId="20">
    <w:name w:val="見出し 2 (文字)"/>
    <w:link w:val="2"/>
    <w:semiHidden/>
    <w:rsid w:val="009864B3"/>
    <w:rPr>
      <w:rFonts w:ascii="Arial" w:eastAsia="ＭＳ ゴシック" w:hAnsi="Arial" w:cs="Times New Roman"/>
      <w:kern w:val="2"/>
      <w:sz w:val="24"/>
    </w:rPr>
  </w:style>
  <w:style w:type="paragraph" w:customStyle="1" w:styleId="21">
    <w:name w:val="表 (緑)  21"/>
    <w:hidden/>
    <w:uiPriority w:val="99"/>
    <w:semiHidden/>
    <w:rsid w:val="007A43B3"/>
    <w:rPr>
      <w:kern w:val="2"/>
    </w:rPr>
  </w:style>
  <w:style w:type="paragraph" w:styleId="af3">
    <w:name w:val="Revision"/>
    <w:hidden/>
    <w:uiPriority w:val="71"/>
    <w:unhideWhenUsed/>
    <w:rsid w:val="00A60364"/>
    <w:rPr>
      <w:kern w:val="2"/>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tblPr>
      <w:tblStyleRowBandSize w:val="1"/>
      <w:tblStyleColBandSize w:val="1"/>
      <w:tblCellMar>
        <w:left w:w="99" w:type="dxa"/>
        <w:right w:w="99" w:type="dxa"/>
      </w:tblCellMar>
    </w:tblPr>
  </w:style>
  <w:style w:type="table" w:customStyle="1" w:styleId="af6">
    <w:basedOn w:val="TableNormal0"/>
    <w:tblPr>
      <w:tblStyleRowBandSize w:val="1"/>
      <w:tblStyleColBandSize w:val="1"/>
      <w:tblCellMar>
        <w:left w:w="99" w:type="dxa"/>
        <w:right w:w="99" w:type="dxa"/>
      </w:tblCellMar>
    </w:tblPr>
  </w:style>
  <w:style w:type="character" w:styleId="af7">
    <w:name w:val="Hyperlink"/>
    <w:basedOn w:val="a0"/>
    <w:uiPriority w:val="99"/>
    <w:unhideWhenUsed/>
    <w:rsid w:val="009E7092"/>
    <w:rPr>
      <w:color w:val="0563C1" w:themeColor="hyperlink"/>
      <w:u w:val="single"/>
    </w:rPr>
  </w:style>
  <w:style w:type="character" w:styleId="af8">
    <w:name w:val="Unresolved Mention"/>
    <w:basedOn w:val="a0"/>
    <w:uiPriority w:val="99"/>
    <w:semiHidden/>
    <w:unhideWhenUsed/>
    <w:rsid w:val="009E7092"/>
    <w:rPr>
      <w:color w:val="605E5C"/>
      <w:shd w:val="clear" w:color="auto" w:fill="E1DFDD"/>
    </w:rPr>
  </w:style>
  <w:style w:type="character" w:styleId="af9">
    <w:name w:val="FollowedHyperlink"/>
    <w:basedOn w:val="a0"/>
    <w:uiPriority w:val="99"/>
    <w:semiHidden/>
    <w:unhideWhenUsed/>
    <w:rsid w:val="003A7FA2"/>
    <w:rPr>
      <w:color w:val="954F72" w:themeColor="followedHyperlink"/>
      <w:u w:val="single"/>
    </w:rPr>
  </w:style>
  <w:style w:type="paragraph" w:customStyle="1" w:styleId="121">
    <w:name w:val="表 (緑) 121"/>
    <w:basedOn w:val="a"/>
    <w:uiPriority w:val="99"/>
    <w:qFormat/>
    <w:rsid w:val="00BF1336"/>
    <w:pPr>
      <w:ind w:leftChars="400" w:left="840"/>
    </w:pPr>
    <w:rPr>
      <w:rFonts w:eastAsia="ＭＳ 明朝" w:cs="Times New Roman"/>
      <w:szCs w:val="20"/>
    </w:rPr>
  </w:style>
  <w:style w:type="table" w:styleId="afa">
    <w:name w:val="Table Grid"/>
    <w:basedOn w:val="a1"/>
    <w:rsid w:val="00BF1336"/>
    <w:pPr>
      <w:widowControl/>
      <w:jc w:val="left"/>
    </w:pPr>
    <w:rPr>
      <w:rFonts w:eastAsia="ＭＳ 明朝"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List Paragraph"/>
    <w:basedOn w:val="a"/>
    <w:uiPriority w:val="72"/>
    <w:qFormat/>
    <w:rsid w:val="00BF1336"/>
    <w:pPr>
      <w:ind w:leftChars="400" w:left="840"/>
    </w:pPr>
    <w:rPr>
      <w:rFonts w:eastAsia="ＭＳ 明朝"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7860">
      <w:bodyDiv w:val="1"/>
      <w:marLeft w:val="0"/>
      <w:marRight w:val="0"/>
      <w:marTop w:val="0"/>
      <w:marBottom w:val="0"/>
      <w:divBdr>
        <w:top w:val="none" w:sz="0" w:space="0" w:color="auto"/>
        <w:left w:val="none" w:sz="0" w:space="0" w:color="auto"/>
        <w:bottom w:val="none" w:sz="0" w:space="0" w:color="auto"/>
        <w:right w:val="none" w:sz="0" w:space="0" w:color="auto"/>
      </w:divBdr>
    </w:div>
    <w:div w:id="119342736">
      <w:bodyDiv w:val="1"/>
      <w:marLeft w:val="0"/>
      <w:marRight w:val="0"/>
      <w:marTop w:val="0"/>
      <w:marBottom w:val="0"/>
      <w:divBdr>
        <w:top w:val="none" w:sz="0" w:space="0" w:color="auto"/>
        <w:left w:val="none" w:sz="0" w:space="0" w:color="auto"/>
        <w:bottom w:val="none" w:sz="0" w:space="0" w:color="auto"/>
        <w:right w:val="none" w:sz="0" w:space="0" w:color="auto"/>
      </w:divBdr>
    </w:div>
    <w:div w:id="170028691">
      <w:bodyDiv w:val="1"/>
      <w:marLeft w:val="0"/>
      <w:marRight w:val="0"/>
      <w:marTop w:val="0"/>
      <w:marBottom w:val="0"/>
      <w:divBdr>
        <w:top w:val="none" w:sz="0" w:space="0" w:color="auto"/>
        <w:left w:val="none" w:sz="0" w:space="0" w:color="auto"/>
        <w:bottom w:val="none" w:sz="0" w:space="0" w:color="auto"/>
        <w:right w:val="none" w:sz="0" w:space="0" w:color="auto"/>
      </w:divBdr>
    </w:div>
    <w:div w:id="362706145">
      <w:bodyDiv w:val="1"/>
      <w:marLeft w:val="0"/>
      <w:marRight w:val="0"/>
      <w:marTop w:val="0"/>
      <w:marBottom w:val="0"/>
      <w:divBdr>
        <w:top w:val="none" w:sz="0" w:space="0" w:color="auto"/>
        <w:left w:val="none" w:sz="0" w:space="0" w:color="auto"/>
        <w:bottom w:val="none" w:sz="0" w:space="0" w:color="auto"/>
        <w:right w:val="none" w:sz="0" w:space="0" w:color="auto"/>
      </w:divBdr>
    </w:div>
    <w:div w:id="674112827">
      <w:bodyDiv w:val="1"/>
      <w:marLeft w:val="0"/>
      <w:marRight w:val="0"/>
      <w:marTop w:val="0"/>
      <w:marBottom w:val="0"/>
      <w:divBdr>
        <w:top w:val="none" w:sz="0" w:space="0" w:color="auto"/>
        <w:left w:val="none" w:sz="0" w:space="0" w:color="auto"/>
        <w:bottom w:val="none" w:sz="0" w:space="0" w:color="auto"/>
        <w:right w:val="none" w:sz="0" w:space="0" w:color="auto"/>
      </w:divBdr>
    </w:div>
    <w:div w:id="1053043847">
      <w:bodyDiv w:val="1"/>
      <w:marLeft w:val="0"/>
      <w:marRight w:val="0"/>
      <w:marTop w:val="0"/>
      <w:marBottom w:val="0"/>
      <w:divBdr>
        <w:top w:val="none" w:sz="0" w:space="0" w:color="auto"/>
        <w:left w:val="none" w:sz="0" w:space="0" w:color="auto"/>
        <w:bottom w:val="none" w:sz="0" w:space="0" w:color="auto"/>
        <w:right w:val="none" w:sz="0" w:space="0" w:color="auto"/>
      </w:divBdr>
    </w:div>
    <w:div w:id="1121533580">
      <w:bodyDiv w:val="1"/>
      <w:marLeft w:val="0"/>
      <w:marRight w:val="0"/>
      <w:marTop w:val="0"/>
      <w:marBottom w:val="0"/>
      <w:divBdr>
        <w:top w:val="none" w:sz="0" w:space="0" w:color="auto"/>
        <w:left w:val="none" w:sz="0" w:space="0" w:color="auto"/>
        <w:bottom w:val="none" w:sz="0" w:space="0" w:color="auto"/>
        <w:right w:val="none" w:sz="0" w:space="0" w:color="auto"/>
      </w:divBdr>
    </w:div>
    <w:div w:id="1130367218">
      <w:bodyDiv w:val="1"/>
      <w:marLeft w:val="0"/>
      <w:marRight w:val="0"/>
      <w:marTop w:val="0"/>
      <w:marBottom w:val="0"/>
      <w:divBdr>
        <w:top w:val="none" w:sz="0" w:space="0" w:color="auto"/>
        <w:left w:val="none" w:sz="0" w:space="0" w:color="auto"/>
        <w:bottom w:val="none" w:sz="0" w:space="0" w:color="auto"/>
        <w:right w:val="none" w:sz="0" w:space="0" w:color="auto"/>
      </w:divBdr>
    </w:div>
    <w:div w:id="1194731572">
      <w:bodyDiv w:val="1"/>
      <w:marLeft w:val="0"/>
      <w:marRight w:val="0"/>
      <w:marTop w:val="0"/>
      <w:marBottom w:val="0"/>
      <w:divBdr>
        <w:top w:val="none" w:sz="0" w:space="0" w:color="auto"/>
        <w:left w:val="none" w:sz="0" w:space="0" w:color="auto"/>
        <w:bottom w:val="none" w:sz="0" w:space="0" w:color="auto"/>
        <w:right w:val="none" w:sz="0" w:space="0" w:color="auto"/>
      </w:divBdr>
    </w:div>
    <w:div w:id="1209997122">
      <w:bodyDiv w:val="1"/>
      <w:marLeft w:val="0"/>
      <w:marRight w:val="0"/>
      <w:marTop w:val="0"/>
      <w:marBottom w:val="0"/>
      <w:divBdr>
        <w:top w:val="none" w:sz="0" w:space="0" w:color="auto"/>
        <w:left w:val="none" w:sz="0" w:space="0" w:color="auto"/>
        <w:bottom w:val="none" w:sz="0" w:space="0" w:color="auto"/>
        <w:right w:val="none" w:sz="0" w:space="0" w:color="auto"/>
      </w:divBdr>
    </w:div>
    <w:div w:id="1244531560">
      <w:bodyDiv w:val="1"/>
      <w:marLeft w:val="0"/>
      <w:marRight w:val="0"/>
      <w:marTop w:val="0"/>
      <w:marBottom w:val="0"/>
      <w:divBdr>
        <w:top w:val="none" w:sz="0" w:space="0" w:color="auto"/>
        <w:left w:val="none" w:sz="0" w:space="0" w:color="auto"/>
        <w:bottom w:val="none" w:sz="0" w:space="0" w:color="auto"/>
        <w:right w:val="none" w:sz="0" w:space="0" w:color="auto"/>
      </w:divBdr>
    </w:div>
    <w:div w:id="1359575818">
      <w:bodyDiv w:val="1"/>
      <w:marLeft w:val="0"/>
      <w:marRight w:val="0"/>
      <w:marTop w:val="0"/>
      <w:marBottom w:val="0"/>
      <w:divBdr>
        <w:top w:val="none" w:sz="0" w:space="0" w:color="auto"/>
        <w:left w:val="none" w:sz="0" w:space="0" w:color="auto"/>
        <w:bottom w:val="none" w:sz="0" w:space="0" w:color="auto"/>
        <w:right w:val="none" w:sz="0" w:space="0" w:color="auto"/>
      </w:divBdr>
    </w:div>
    <w:div w:id="1445884083">
      <w:bodyDiv w:val="1"/>
      <w:marLeft w:val="0"/>
      <w:marRight w:val="0"/>
      <w:marTop w:val="0"/>
      <w:marBottom w:val="0"/>
      <w:divBdr>
        <w:top w:val="none" w:sz="0" w:space="0" w:color="auto"/>
        <w:left w:val="none" w:sz="0" w:space="0" w:color="auto"/>
        <w:bottom w:val="none" w:sz="0" w:space="0" w:color="auto"/>
        <w:right w:val="none" w:sz="0" w:space="0" w:color="auto"/>
      </w:divBdr>
    </w:div>
    <w:div w:id="1473936450">
      <w:bodyDiv w:val="1"/>
      <w:marLeft w:val="0"/>
      <w:marRight w:val="0"/>
      <w:marTop w:val="0"/>
      <w:marBottom w:val="0"/>
      <w:divBdr>
        <w:top w:val="none" w:sz="0" w:space="0" w:color="auto"/>
        <w:left w:val="none" w:sz="0" w:space="0" w:color="auto"/>
        <w:bottom w:val="none" w:sz="0" w:space="0" w:color="auto"/>
        <w:right w:val="none" w:sz="0" w:space="0" w:color="auto"/>
      </w:divBdr>
    </w:div>
    <w:div w:id="1726832847">
      <w:bodyDiv w:val="1"/>
      <w:marLeft w:val="0"/>
      <w:marRight w:val="0"/>
      <w:marTop w:val="0"/>
      <w:marBottom w:val="0"/>
      <w:divBdr>
        <w:top w:val="none" w:sz="0" w:space="0" w:color="auto"/>
        <w:left w:val="none" w:sz="0" w:space="0" w:color="auto"/>
        <w:bottom w:val="none" w:sz="0" w:space="0" w:color="auto"/>
        <w:right w:val="none" w:sz="0" w:space="0" w:color="auto"/>
      </w:divBdr>
    </w:div>
    <w:div w:id="1850674104">
      <w:bodyDiv w:val="1"/>
      <w:marLeft w:val="0"/>
      <w:marRight w:val="0"/>
      <w:marTop w:val="0"/>
      <w:marBottom w:val="0"/>
      <w:divBdr>
        <w:top w:val="none" w:sz="0" w:space="0" w:color="auto"/>
        <w:left w:val="none" w:sz="0" w:space="0" w:color="auto"/>
        <w:bottom w:val="none" w:sz="0" w:space="0" w:color="auto"/>
        <w:right w:val="none" w:sz="0" w:space="0" w:color="auto"/>
      </w:divBdr>
    </w:div>
    <w:div w:id="1858814631">
      <w:bodyDiv w:val="1"/>
      <w:marLeft w:val="0"/>
      <w:marRight w:val="0"/>
      <w:marTop w:val="0"/>
      <w:marBottom w:val="0"/>
      <w:divBdr>
        <w:top w:val="none" w:sz="0" w:space="0" w:color="auto"/>
        <w:left w:val="none" w:sz="0" w:space="0" w:color="auto"/>
        <w:bottom w:val="none" w:sz="0" w:space="0" w:color="auto"/>
        <w:right w:val="none" w:sz="0" w:space="0" w:color="auto"/>
      </w:divBdr>
    </w:div>
    <w:div w:id="1984508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HqOG46t78NnBdBtvMzODPAgqwJA==">AMUW2mXDod2OhLFGmm4N0t9tCAYWJcGC3On086XOW5YpW5uFNttoSHmXvEmhwiyHyiKfR9rsSZAerodldb9kcxjY0ZYZmlkjqDgwNesJIMQQ4Z+t8I3/i7I=</go:docsCustomData>
</go:gDocsCustomXmlDataStorage>
</file>

<file path=customXml/itemProps1.xml><?xml version="1.0" encoding="utf-8"?>
<ds:datastoreItem xmlns:ds="http://schemas.openxmlformats.org/officeDocument/2006/customXml" ds:itemID="{4E37194B-4997-EC47-B738-39D9F8BD37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1688</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船越紀夫</dc:creator>
  <cp:lastModifiedBy>仁平唯人</cp:lastModifiedBy>
  <cp:revision>2</cp:revision>
  <cp:lastPrinted>2023-02-03T00:35:00Z</cp:lastPrinted>
  <dcterms:created xsi:type="dcterms:W3CDTF">2026-08-20T04:59:00Z</dcterms:created>
  <dcterms:modified xsi:type="dcterms:W3CDTF">2026-08-20T04:59:00Z</dcterms:modified>
</cp:coreProperties>
</file>