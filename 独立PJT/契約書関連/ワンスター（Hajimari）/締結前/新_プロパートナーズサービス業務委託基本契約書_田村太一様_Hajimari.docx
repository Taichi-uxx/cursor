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8854AFC" w:rsidR="00DB46F9" w:rsidRDefault="00C22186">
      <w:pPr>
        <w:spacing w:after="120"/>
        <w:ind w:right="703"/>
        <w:jc w:val="center"/>
        <w:rPr>
          <w:rFonts w:ascii="ＭＳ 明朝" w:eastAsia="ＭＳ 明朝" w:hAnsi="ＭＳ 明朝" w:cs="ＭＳ 明朝"/>
          <w:b/>
          <w:sz w:val="28"/>
          <w:szCs w:val="28"/>
        </w:rPr>
      </w:pPr>
      <w:r>
        <w:rPr>
          <w:rFonts w:ascii="ＭＳ 明朝" w:eastAsia="ＭＳ 明朝" w:hAnsi="ＭＳ 明朝" w:cs="ＭＳ 明朝"/>
          <w:b/>
          <w:sz w:val="28"/>
          <w:szCs w:val="28"/>
        </w:rPr>
        <w:t>プロパートナーズサービス業務委託基本契約書（準委任契約）</w:t>
      </w:r>
    </w:p>
    <w:p w14:paraId="00000002" w14:textId="77777777" w:rsidR="00DB46F9" w:rsidRDefault="00000000">
      <w:pPr>
        <w:ind w:right="703"/>
        <w:rPr>
          <w:rFonts w:ascii="ＭＳ 明朝" w:eastAsia="ＭＳ 明朝" w:hAnsi="ＭＳ 明朝" w:cs="ＭＳ 明朝"/>
          <w:sz w:val="18"/>
          <w:szCs w:val="18"/>
        </w:rPr>
      </w:pPr>
      <w:r>
        <w:rPr>
          <w:rFonts w:ascii="ＭＳ 明朝" w:eastAsia="ＭＳ 明朝" w:hAnsi="ＭＳ 明朝" w:cs="ＭＳ 明朝"/>
          <w:sz w:val="18"/>
          <w:szCs w:val="18"/>
        </w:rPr>
        <w:t>甲：株式会社Hajimari</w:t>
      </w:r>
    </w:p>
    <w:p w14:paraId="00000003" w14:textId="2712FB43" w:rsidR="00DB46F9" w:rsidRDefault="00000000">
      <w:pPr>
        <w:ind w:right="703"/>
        <w:rPr>
          <w:rFonts w:ascii="ＭＳ 明朝" w:eastAsia="ＭＳ 明朝" w:hAnsi="ＭＳ 明朝" w:cs="ＭＳ 明朝"/>
          <w:sz w:val="18"/>
          <w:szCs w:val="18"/>
        </w:rPr>
      </w:pPr>
      <w:r>
        <w:rPr>
          <w:rFonts w:ascii="ＭＳ 明朝" w:eastAsia="ＭＳ 明朝" w:hAnsi="ＭＳ 明朝" w:cs="ＭＳ 明朝"/>
          <w:sz w:val="18"/>
          <w:szCs w:val="18"/>
        </w:rPr>
        <w:t>乙：</w:t>
      </w:r>
      <w:r w:rsidR="00FC7C6D">
        <w:rPr>
          <w:rFonts w:ascii="ＭＳ 明朝" w:eastAsia="ＭＳ 明朝" w:hAnsi="ＭＳ 明朝" w:cs="ＭＳ 明朝"/>
          <w:sz w:val="18"/>
          <w:szCs w:val="18"/>
        </w:rPr>
        <w:t>田村太一</w:t>
      </w:r>
    </w:p>
    <w:p w14:paraId="00000004" w14:textId="77777777" w:rsidR="00DB46F9" w:rsidRDefault="00DB46F9">
      <w:pPr>
        <w:ind w:right="703"/>
        <w:rPr>
          <w:rFonts w:ascii="Times" w:eastAsia="Times" w:hAnsi="Times" w:cs="Times"/>
          <w:sz w:val="18"/>
          <w:szCs w:val="18"/>
        </w:rPr>
      </w:pPr>
    </w:p>
    <w:p w14:paraId="00000005" w14:textId="3179FA96" w:rsidR="00DB46F9" w:rsidRDefault="00000000" w:rsidP="0078486F">
      <w:pPr>
        <w:ind w:right="703" w:firstLineChars="100" w:firstLine="180"/>
        <w:rPr>
          <w:rFonts w:ascii="ＭＳ 明朝" w:eastAsia="ＭＳ 明朝" w:hAnsi="ＭＳ 明朝" w:cs="ＭＳ 明朝"/>
          <w:sz w:val="18"/>
          <w:szCs w:val="18"/>
        </w:rPr>
      </w:pPr>
      <w:r>
        <w:rPr>
          <w:rFonts w:ascii="ＭＳ 明朝" w:eastAsia="ＭＳ 明朝" w:hAnsi="ＭＳ 明朝" w:cs="ＭＳ 明朝"/>
          <w:sz w:val="18"/>
          <w:szCs w:val="18"/>
        </w:rPr>
        <w:t>甲及び乙は、次の通り</w:t>
      </w:r>
      <w:r w:rsidR="00C22186">
        <w:rPr>
          <w:rFonts w:ascii="ＭＳ 明朝" w:eastAsia="ＭＳ 明朝" w:hAnsi="ＭＳ 明朝" w:cs="ＭＳ 明朝"/>
          <w:sz w:val="18"/>
          <w:szCs w:val="18"/>
        </w:rPr>
        <w:t>プロパートナーズサービス</w:t>
      </w:r>
      <w:r>
        <w:rPr>
          <w:rFonts w:ascii="ＭＳ 明朝" w:eastAsia="ＭＳ 明朝" w:hAnsi="ＭＳ 明朝" w:cs="ＭＳ 明朝"/>
          <w:color w:val="000000"/>
          <w:sz w:val="18"/>
          <w:szCs w:val="18"/>
        </w:rPr>
        <w:t>業務委託基本契約（</w:t>
      </w:r>
      <w:r>
        <w:rPr>
          <w:rFonts w:ascii="ＭＳ 明朝" w:eastAsia="ＭＳ 明朝" w:hAnsi="ＭＳ 明朝" w:cs="ＭＳ 明朝"/>
          <w:sz w:val="18"/>
          <w:szCs w:val="18"/>
        </w:rPr>
        <w:t>以下、「本契約」という。）を締結する。</w:t>
      </w:r>
    </w:p>
    <w:p w14:paraId="00000006" w14:textId="77777777" w:rsidR="00DB46F9" w:rsidRDefault="00DB46F9">
      <w:pPr>
        <w:ind w:right="703"/>
        <w:rPr>
          <w:rFonts w:ascii="ＭＳ 明朝" w:eastAsia="ＭＳ 明朝" w:hAnsi="ＭＳ 明朝" w:cs="ＭＳ 明朝"/>
          <w:sz w:val="18"/>
          <w:szCs w:val="18"/>
        </w:rPr>
      </w:pPr>
    </w:p>
    <w:p w14:paraId="21C8EA91" w14:textId="77777777" w:rsidR="0078486F" w:rsidRDefault="00000000" w:rsidP="0078486F">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第1条（基本契約）</w:t>
      </w:r>
    </w:p>
    <w:p w14:paraId="0DEF3AEC" w14:textId="77777777" w:rsidR="0078486F" w:rsidRPr="0078486F" w:rsidRDefault="00000000" w:rsidP="0078486F">
      <w:pPr>
        <w:pStyle w:val="af5"/>
        <w:numPr>
          <w:ilvl w:val="0"/>
          <w:numId w:val="4"/>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sz w:val="18"/>
          <w:szCs w:val="18"/>
        </w:rPr>
        <w:t>本契約は、甲乙間の業務委託に関する基本的な契約条件を定めることを目的とし、甲乙間において別途締結する個別の業務委託契約（以下、「個別契約」という。）に適用するものとする。</w:t>
      </w:r>
    </w:p>
    <w:p w14:paraId="00000009" w14:textId="521BC206" w:rsidR="00DB46F9" w:rsidRPr="0078486F" w:rsidRDefault="00000000" w:rsidP="0078486F">
      <w:pPr>
        <w:pStyle w:val="af5"/>
        <w:numPr>
          <w:ilvl w:val="0"/>
          <w:numId w:val="4"/>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sz w:val="18"/>
          <w:szCs w:val="18"/>
        </w:rPr>
        <w:t>本契約に定める条項は、甲乙間において締結される個別契約に共通に適用されるものとする。但し、個別契約の内容が本契約と異なる時は、個別契約の内容が優先的に適用されるものとする。</w:t>
      </w:r>
    </w:p>
    <w:p w14:paraId="0000000A" w14:textId="77777777" w:rsidR="00DB46F9" w:rsidRDefault="00DB46F9">
      <w:pPr>
        <w:ind w:left="370" w:right="562" w:hanging="132"/>
        <w:rPr>
          <w:rFonts w:ascii="ＭＳ 明朝" w:eastAsia="ＭＳ 明朝" w:hAnsi="ＭＳ 明朝" w:cs="ＭＳ 明朝"/>
          <w:b/>
          <w:sz w:val="18"/>
          <w:szCs w:val="18"/>
        </w:rPr>
      </w:pPr>
    </w:p>
    <w:p w14:paraId="5164BFA7" w14:textId="77777777" w:rsidR="0078486F" w:rsidRDefault="00000000" w:rsidP="0078486F">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第2条（個別契約の変更）</w:t>
      </w:r>
    </w:p>
    <w:p w14:paraId="44CB3477" w14:textId="77777777" w:rsidR="0078486F"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甲及び乙は、必要ある場合、甲乙協議の上、書面により個別契約の内容を変更することができるものと</w:t>
      </w:r>
    </w:p>
    <w:p w14:paraId="0000000C" w14:textId="4ADE14A7" w:rsidR="00DB46F9" w:rsidRPr="0078486F" w:rsidRDefault="00000000" w:rsidP="0078486F">
      <w:pPr>
        <w:ind w:right="703" w:firstLineChars="350" w:firstLine="630"/>
        <w:rPr>
          <w:rFonts w:ascii="ＭＳ 明朝" w:eastAsia="ＭＳ 明朝" w:hAnsi="ＭＳ 明朝" w:cs="ＭＳ 明朝"/>
          <w:b/>
          <w:sz w:val="18"/>
          <w:szCs w:val="18"/>
        </w:rPr>
      </w:pPr>
      <w:r>
        <w:rPr>
          <w:rFonts w:ascii="ＭＳ 明朝" w:eastAsia="ＭＳ 明朝" w:hAnsi="ＭＳ 明朝" w:cs="ＭＳ 明朝"/>
          <w:sz w:val="18"/>
          <w:szCs w:val="18"/>
        </w:rPr>
        <w:t>する。</w:t>
      </w:r>
    </w:p>
    <w:p w14:paraId="0000000D" w14:textId="77777777" w:rsidR="00DB46F9" w:rsidRDefault="00DB46F9">
      <w:pPr>
        <w:pBdr>
          <w:top w:val="nil"/>
          <w:left w:val="nil"/>
          <w:bottom w:val="nil"/>
          <w:right w:val="nil"/>
          <w:between w:val="nil"/>
        </w:pBdr>
        <w:ind w:left="339" w:right="703" w:hanging="285"/>
        <w:jc w:val="left"/>
        <w:rPr>
          <w:rFonts w:ascii="ＭＳ 明朝" w:eastAsia="ＭＳ 明朝" w:hAnsi="ＭＳ 明朝" w:cs="ＭＳ 明朝"/>
          <w:color w:val="000000"/>
          <w:sz w:val="18"/>
          <w:szCs w:val="18"/>
        </w:rPr>
      </w:pPr>
    </w:p>
    <w:p w14:paraId="0000000E" w14:textId="1DC7AA35"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第3条（</w:t>
      </w:r>
      <w:r w:rsidR="00C22186">
        <w:rPr>
          <w:rFonts w:ascii="ＭＳ 明朝" w:eastAsia="ＭＳ 明朝" w:hAnsi="ＭＳ 明朝" w:cs="ＭＳ 明朝"/>
          <w:b/>
          <w:sz w:val="18"/>
          <w:szCs w:val="18"/>
        </w:rPr>
        <w:t>プロパートナーズサービス</w:t>
      </w:r>
      <w:r>
        <w:rPr>
          <w:rFonts w:ascii="ＭＳ 明朝" w:eastAsia="ＭＳ 明朝" w:hAnsi="ＭＳ 明朝" w:cs="ＭＳ 明朝"/>
          <w:b/>
          <w:sz w:val="18"/>
          <w:szCs w:val="18"/>
        </w:rPr>
        <w:t>等の定義）</w:t>
      </w:r>
    </w:p>
    <w:p w14:paraId="666D406F" w14:textId="77777777" w:rsidR="0078486F" w:rsidRDefault="00C22186" w:rsidP="0078486F">
      <w:pPr>
        <w:pStyle w:val="af5"/>
        <w:numPr>
          <w:ilvl w:val="0"/>
          <w:numId w:val="5"/>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sz w:val="18"/>
          <w:szCs w:val="18"/>
        </w:rPr>
        <w:t>プロパートナーズサービスとは、甲が甲のクライアント（以下、「クライアント」という。）に対して提供する下記の業務委託サービ</w:t>
      </w:r>
      <w:r w:rsidRPr="0078486F">
        <w:rPr>
          <w:rFonts w:ascii="ＭＳ 明朝" w:eastAsia="ＭＳ 明朝" w:hAnsi="ＭＳ 明朝" w:cs="ＭＳ 明朝"/>
          <w:color w:val="000000"/>
          <w:sz w:val="18"/>
          <w:szCs w:val="18"/>
        </w:rPr>
        <w:t>スを総称するものとする。</w:t>
      </w:r>
    </w:p>
    <w:p w14:paraId="090855B5" w14:textId="5A4951BA" w:rsid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甲が、クライアントに対して、</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導入の為のヒアリング及びアドバイスをすること。</w:t>
      </w:r>
    </w:p>
    <w:p w14:paraId="6C01DD1C" w14:textId="49D13D69" w:rsid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甲が、クライアントに対して、</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導入に関する支援をすること。</w:t>
      </w:r>
    </w:p>
    <w:p w14:paraId="00000012" w14:textId="7B2DD41C" w:rsidR="00DB46F9" w:rsidRP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甲が直接又は</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を通じて、クライアントの課題の解決を支援すること。</w:t>
      </w:r>
    </w:p>
    <w:p w14:paraId="00000013" w14:textId="282F36C0" w:rsidR="00DB46F9" w:rsidRPr="0078486F" w:rsidRDefault="00C22186" w:rsidP="0078486F">
      <w:pPr>
        <w:pStyle w:val="af5"/>
        <w:numPr>
          <w:ilvl w:val="0"/>
          <w:numId w:val="5"/>
        </w:numPr>
        <w:tabs>
          <w:tab w:val="left" w:pos="142"/>
        </w:tabs>
        <w:ind w:leftChars="0" w:right="703"/>
        <w:rPr>
          <w:rFonts w:ascii="ＭＳ 明朝" w:eastAsia="ＭＳ 明朝" w:hAnsi="ＭＳ 明朝" w:cs="ＭＳ 明朝"/>
          <w:sz w:val="18"/>
          <w:szCs w:val="18"/>
        </w:rPr>
      </w:pPr>
      <w:r w:rsidRPr="0078486F">
        <w:rPr>
          <w:rFonts w:ascii="ＭＳ 明朝" w:eastAsia="ＭＳ 明朝" w:hAnsi="ＭＳ 明朝" w:cs="ＭＳ 明朝"/>
          <w:color w:val="000000"/>
          <w:sz w:val="18"/>
          <w:szCs w:val="18"/>
        </w:rPr>
        <w:t>プロパートナーとは、甲を介して、クライアントの課題の解決を支援する者を指し、本契約においては、乙のことをいう</w:t>
      </w:r>
      <w:r w:rsidRPr="0078486F">
        <w:rPr>
          <w:rFonts w:ascii="ＭＳ 明朝" w:eastAsia="ＭＳ 明朝" w:hAnsi="ＭＳ 明朝" w:cs="ＭＳ 明朝"/>
          <w:sz w:val="18"/>
          <w:szCs w:val="18"/>
        </w:rPr>
        <w:t>。</w:t>
      </w:r>
    </w:p>
    <w:p w14:paraId="00000014" w14:textId="77777777" w:rsidR="00DB46F9" w:rsidRDefault="00DB46F9">
      <w:pPr>
        <w:tabs>
          <w:tab w:val="left" w:pos="142"/>
        </w:tabs>
        <w:ind w:left="515" w:right="703" w:hanging="402"/>
        <w:rPr>
          <w:rFonts w:ascii="ＭＳ 明朝" w:eastAsia="ＭＳ 明朝" w:hAnsi="ＭＳ 明朝" w:cs="ＭＳ 明朝"/>
          <w:sz w:val="18"/>
          <w:szCs w:val="18"/>
        </w:rPr>
      </w:pPr>
    </w:p>
    <w:p w14:paraId="00000015"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第4条（業務委託）</w:t>
      </w:r>
    </w:p>
    <w:p w14:paraId="710FBC3C" w14:textId="77777777" w:rsid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甲は、乙に対し、甲がクライアントから受託し、運営する</w:t>
      </w:r>
      <w:r w:rsidR="00C22186" w:rsidRPr="0078486F">
        <w:rPr>
          <w:rFonts w:ascii="ＭＳ 明朝" w:eastAsia="ＭＳ 明朝" w:hAnsi="ＭＳ 明朝" w:cs="ＭＳ 明朝"/>
          <w:sz w:val="18"/>
          <w:szCs w:val="18"/>
        </w:rPr>
        <w:t>プロパートナーズサービス</w:t>
      </w:r>
      <w:r w:rsidRPr="0078486F">
        <w:rPr>
          <w:rFonts w:ascii="ＭＳ 明朝" w:eastAsia="ＭＳ 明朝" w:hAnsi="ＭＳ 明朝" w:cs="ＭＳ 明朝"/>
          <w:sz w:val="18"/>
          <w:szCs w:val="18"/>
        </w:rPr>
        <w:t>の業務（以下、「本業務」という。）を再委託し、乙はこれを受託する。</w:t>
      </w:r>
    </w:p>
    <w:p w14:paraId="382615AD" w14:textId="501064BF" w:rsid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甲</w:t>
      </w:r>
      <w:r w:rsidR="006E25DA" w:rsidRPr="006E25DA">
        <w:rPr>
          <w:rFonts w:ascii="ＭＳ 明朝" w:eastAsia="ＭＳ 明朝" w:hAnsi="ＭＳ 明朝" w:cs="ＭＳ 明朝" w:hint="eastAsia"/>
          <w:sz w:val="18"/>
          <w:szCs w:val="18"/>
        </w:rPr>
        <w:t>及び乙は、本契約の法的性質が準委任契約であり、労働契約ないし雇用契約ではないことを確認する。</w:t>
      </w:r>
    </w:p>
    <w:p w14:paraId="00000018" w14:textId="05BCD438" w:rsidR="00DB46F9" w:rsidRP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乙は、甲の事前の書面による承諾を得て、本業務の全部又は一部を第三者に再委託することができる。この場合、乙は、再委託者の行為についても、責任を負わなければならない。</w:t>
      </w:r>
    </w:p>
    <w:p w14:paraId="00000019" w14:textId="77777777" w:rsidR="00DB46F9" w:rsidRDefault="00DB46F9">
      <w:pPr>
        <w:tabs>
          <w:tab w:val="left" w:pos="142"/>
        </w:tabs>
        <w:ind w:left="515" w:right="703" w:hanging="402"/>
        <w:rPr>
          <w:rFonts w:ascii="ＭＳ 明朝" w:eastAsia="ＭＳ 明朝" w:hAnsi="ＭＳ 明朝" w:cs="ＭＳ 明朝"/>
          <w:sz w:val="18"/>
          <w:szCs w:val="18"/>
        </w:rPr>
      </w:pPr>
    </w:p>
    <w:p w14:paraId="14DFBE39" w14:textId="77777777" w:rsidR="0078486F" w:rsidRDefault="00000000" w:rsidP="0078486F">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第5条（作業場所及び資料等の貸与</w:t>
      </w:r>
      <w:r w:rsidR="0078486F" w:rsidRPr="0078486F">
        <w:rPr>
          <w:rFonts w:ascii="ＭＳ 明朝" w:eastAsia="ＭＳ 明朝" w:hAnsi="ＭＳ 明朝" w:cs="ＭＳ 明朝" w:hint="eastAsia"/>
          <w:b/>
          <w:sz w:val="18"/>
          <w:szCs w:val="18"/>
        </w:rPr>
        <w:t>）</w:t>
      </w:r>
    </w:p>
    <w:p w14:paraId="00C022C8" w14:textId="3DF1CD11" w:rsidR="0078486F"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乙が、本業務を行う上でクライアントの社屋</w:t>
      </w:r>
      <w:r w:rsidR="00FA0E61">
        <w:rPr>
          <w:rFonts w:ascii="ＭＳ 明朝" w:eastAsia="ＭＳ 明朝" w:hAnsi="ＭＳ 明朝" w:cs="ＭＳ 明朝" w:hint="eastAsia"/>
          <w:color w:val="000000"/>
          <w:sz w:val="18"/>
          <w:szCs w:val="18"/>
        </w:rPr>
        <w:t>又は</w:t>
      </w:r>
      <w:r w:rsidRPr="0078486F">
        <w:rPr>
          <w:rFonts w:ascii="ＭＳ 明朝" w:eastAsia="ＭＳ 明朝" w:hAnsi="ＭＳ 明朝" w:cs="ＭＳ 明朝"/>
          <w:color w:val="000000"/>
          <w:sz w:val="18"/>
          <w:szCs w:val="18"/>
        </w:rPr>
        <w:t>事務所に立ち入る場合には、安全管理、秩序</w:t>
      </w:r>
      <w:r w:rsidRPr="0078486F">
        <w:rPr>
          <w:rFonts w:ascii="ＭＳ 明朝" w:eastAsia="ＭＳ 明朝" w:hAnsi="ＭＳ 明朝" w:cs="ＭＳ 明朝"/>
          <w:sz w:val="18"/>
          <w:szCs w:val="18"/>
        </w:rPr>
        <w:t>維持</w:t>
      </w:r>
      <w:r w:rsidRPr="0078486F">
        <w:rPr>
          <w:rFonts w:ascii="ＭＳ 明朝" w:eastAsia="ＭＳ 明朝" w:hAnsi="ＭＳ 明朝" w:cs="ＭＳ 明朝"/>
          <w:color w:val="000000"/>
          <w:sz w:val="18"/>
          <w:szCs w:val="18"/>
        </w:rPr>
        <w:t>等に関するクライアントの諸規則を遵守するものとし、あらかじめクライアントが許諾する以外の場所に立ち入ってはならない。</w:t>
      </w:r>
    </w:p>
    <w:p w14:paraId="6BC6E85C" w14:textId="77777777" w:rsidR="0078486F"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本業務の遂行に直接必要な資材、機材等は、原則として乙が自ら用意する。但し、甲は、乙が本業務を行ううえで必要と甲が認める技術資料、業務資料、開発設備、各種資料その他甲</w:t>
      </w:r>
      <w:r w:rsidR="00004F52" w:rsidRPr="0078486F">
        <w:rPr>
          <w:rFonts w:ascii="ＭＳ 明朝" w:eastAsia="ＭＳ 明朝" w:hAnsi="ＭＳ 明朝" w:cs="ＭＳ 明朝" w:hint="eastAsia"/>
          <w:color w:val="000000"/>
          <w:sz w:val="18"/>
          <w:szCs w:val="18"/>
        </w:rPr>
        <w:t>又は</w:t>
      </w:r>
      <w:r w:rsidR="00D135ED" w:rsidRPr="0078486F">
        <w:rPr>
          <w:rFonts w:ascii="ＭＳ 明朝" w:eastAsia="ＭＳ 明朝" w:hAnsi="ＭＳ 明朝" w:cs="ＭＳ 明朝" w:hint="eastAsia"/>
          <w:color w:val="000000"/>
          <w:sz w:val="18"/>
          <w:szCs w:val="18"/>
        </w:rPr>
        <w:t>クライアント</w:t>
      </w:r>
      <w:r w:rsidRPr="0078486F">
        <w:rPr>
          <w:rFonts w:ascii="ＭＳ 明朝" w:eastAsia="ＭＳ 明朝" w:hAnsi="ＭＳ 明朝" w:cs="ＭＳ 明朝"/>
          <w:color w:val="000000"/>
          <w:sz w:val="18"/>
          <w:szCs w:val="18"/>
        </w:rPr>
        <w:t>の管理物（以下、「甲の管理物等」という。）を乙に無償で貸与するものとする。</w:t>
      </w:r>
    </w:p>
    <w:p w14:paraId="0000001D" w14:textId="7EC87895" w:rsidR="00DB46F9"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乙は、本条第1項に定める場所において、善良な管理者の注意をもってクライアントの管理物等を利用するものとし、本業務の目的以外に利用してはならない。また、本業務が終了し、又はクライアントの指示があった場合は、その管理物等をクライアントに返却する等、速やかに指示に従った措置を採るものとする。</w:t>
      </w:r>
    </w:p>
    <w:p w14:paraId="0000001E" w14:textId="77777777" w:rsidR="00DB46F9" w:rsidRDefault="00DB46F9">
      <w:pPr>
        <w:pBdr>
          <w:top w:val="nil"/>
          <w:left w:val="nil"/>
          <w:bottom w:val="nil"/>
          <w:right w:val="nil"/>
          <w:between w:val="nil"/>
        </w:pBdr>
        <w:ind w:left="646" w:right="703" w:hanging="419"/>
        <w:rPr>
          <w:rFonts w:ascii="ＭＳ 明朝" w:eastAsia="ＭＳ 明朝" w:hAnsi="ＭＳ 明朝" w:cs="ＭＳ 明朝"/>
          <w:color w:val="000000"/>
          <w:sz w:val="18"/>
          <w:szCs w:val="18"/>
        </w:rPr>
      </w:pPr>
    </w:p>
    <w:p w14:paraId="6336F393" w14:textId="77777777" w:rsidR="00D83802" w:rsidRDefault="00000000" w:rsidP="00D83802">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第6条（指揮命令及び諾否の自由</w:t>
      </w:r>
      <w:r w:rsidR="0078486F" w:rsidRPr="0078486F">
        <w:rPr>
          <w:rFonts w:ascii="ＭＳ 明朝" w:eastAsia="ＭＳ 明朝" w:hAnsi="ＭＳ 明朝" w:cs="ＭＳ 明朝" w:hint="eastAsia"/>
          <w:b/>
          <w:sz w:val="18"/>
          <w:szCs w:val="18"/>
        </w:rPr>
        <w:t>）</w:t>
      </w:r>
    </w:p>
    <w:p w14:paraId="001FAD0E" w14:textId="77777777" w:rsidR="00D83802" w:rsidRPr="00D83802" w:rsidRDefault="00000000" w:rsidP="00D83802">
      <w:pPr>
        <w:pStyle w:val="af5"/>
        <w:numPr>
          <w:ilvl w:val="0"/>
          <w:numId w:val="11"/>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甲及び乙は、乙が甲と雇用関係あるいは甲の指揮命令下にないことを確認し、</w:t>
      </w:r>
      <w:r w:rsidRPr="00D83802">
        <w:rPr>
          <w:rFonts w:ascii="ＭＳ 明朝" w:eastAsia="ＭＳ 明朝" w:hAnsi="ＭＳ 明朝" w:cs="ＭＳ 明朝"/>
          <w:color w:val="000000"/>
          <w:sz w:val="18"/>
          <w:szCs w:val="18"/>
        </w:rPr>
        <w:t>乙は、自己の裁量及び責任において本業務を遂行するものとする。</w:t>
      </w:r>
    </w:p>
    <w:p w14:paraId="26B02493" w14:textId="77777777" w:rsidR="00D83802" w:rsidRPr="00D83802" w:rsidRDefault="00000000" w:rsidP="00D83802">
      <w:pPr>
        <w:pStyle w:val="af5"/>
        <w:numPr>
          <w:ilvl w:val="0"/>
          <w:numId w:val="11"/>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乙は、本業務の実施期間中、以下の場合には、甲の指示を拒否することができる。</w:t>
      </w:r>
    </w:p>
    <w:p w14:paraId="6F0728E4"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甲の指示が準委任契約の本旨に反する場合</w:t>
      </w:r>
    </w:p>
    <w:p w14:paraId="6385053D"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甲の指示が不合理である場合</w:t>
      </w:r>
    </w:p>
    <w:p w14:paraId="1024F84E"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甲から本業務以外の業務を指示された場合</w:t>
      </w:r>
    </w:p>
    <w:p w14:paraId="00000027" w14:textId="171B5F55" w:rsidR="00DB46F9" w:rsidRPr="00D83802" w:rsidRDefault="00000000" w:rsidP="00D83802">
      <w:pPr>
        <w:pStyle w:val="af5"/>
        <w:numPr>
          <w:ilvl w:val="0"/>
          <w:numId w:val="5"/>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乙は、甲から本業務の進捗状況の報告を求められた場合には、速やかにこれに応じなければならない。</w:t>
      </w:r>
    </w:p>
    <w:p w14:paraId="00000028" w14:textId="77777777" w:rsidR="00DB46F9" w:rsidRDefault="00DB46F9">
      <w:pPr>
        <w:pBdr>
          <w:top w:val="nil"/>
          <w:left w:val="nil"/>
          <w:bottom w:val="nil"/>
          <w:right w:val="nil"/>
          <w:between w:val="nil"/>
        </w:pBdr>
        <w:ind w:right="703"/>
        <w:rPr>
          <w:rFonts w:ascii="ＭＳ 明朝" w:eastAsia="ＭＳ 明朝" w:hAnsi="ＭＳ 明朝" w:cs="ＭＳ 明朝"/>
          <w:color w:val="000000"/>
          <w:sz w:val="18"/>
          <w:szCs w:val="18"/>
        </w:rPr>
      </w:pPr>
    </w:p>
    <w:p w14:paraId="00000029"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第7条（権利の保証）</w:t>
      </w:r>
    </w:p>
    <w:p w14:paraId="7B32D04E" w14:textId="77777777" w:rsid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乙は、</w:t>
      </w:r>
      <w:r w:rsidR="00004F52" w:rsidRPr="00D83802">
        <w:rPr>
          <w:rFonts w:ascii="ＭＳ 明朝" w:eastAsia="ＭＳ 明朝" w:hAnsi="ＭＳ 明朝" w:cs="ＭＳ 明朝" w:hint="eastAsia"/>
          <w:color w:val="000000"/>
          <w:sz w:val="18"/>
          <w:szCs w:val="18"/>
        </w:rPr>
        <w:t>本</w:t>
      </w:r>
      <w:r w:rsidRPr="00D83802">
        <w:rPr>
          <w:rFonts w:ascii="ＭＳ 明朝" w:eastAsia="ＭＳ 明朝" w:hAnsi="ＭＳ 明朝" w:cs="ＭＳ 明朝"/>
          <w:color w:val="000000"/>
          <w:sz w:val="18"/>
          <w:szCs w:val="18"/>
        </w:rPr>
        <w:t>業務の履行におい</w:t>
      </w:r>
      <w:r w:rsidR="00004F52" w:rsidRPr="00D83802">
        <w:rPr>
          <w:rFonts w:ascii="ＭＳ 明朝" w:eastAsia="ＭＳ 明朝" w:hAnsi="ＭＳ 明朝" w:cs="ＭＳ 明朝" w:hint="eastAsia"/>
          <w:color w:val="000000"/>
          <w:sz w:val="18"/>
          <w:szCs w:val="18"/>
        </w:rPr>
        <w:t>て</w:t>
      </w:r>
      <w:r w:rsidR="00EF1851" w:rsidRPr="00D83802">
        <w:rPr>
          <w:rFonts w:ascii="ＭＳ 明朝" w:eastAsia="ＭＳ 明朝" w:hAnsi="ＭＳ 明朝" w:cs="ＭＳ 明朝" w:hint="eastAsia"/>
          <w:color w:val="000000"/>
          <w:sz w:val="18"/>
          <w:szCs w:val="18"/>
        </w:rPr>
        <w:t>作成された</w:t>
      </w:r>
      <w:r w:rsidR="00004F52" w:rsidRPr="00D83802">
        <w:rPr>
          <w:rFonts w:ascii="ＭＳ 明朝" w:eastAsia="ＭＳ 明朝" w:hAnsi="ＭＳ 明朝" w:cs="ＭＳ 明朝" w:hint="eastAsia"/>
          <w:color w:val="000000"/>
          <w:sz w:val="18"/>
          <w:szCs w:val="18"/>
        </w:rPr>
        <w:t>システム、ソフトウェア、</w:t>
      </w:r>
      <w:r w:rsidR="00EF1851" w:rsidRPr="00D83802">
        <w:rPr>
          <w:rFonts w:ascii="ＭＳ 明朝" w:eastAsia="ＭＳ 明朝" w:hAnsi="ＭＳ 明朝" w:cs="ＭＳ 明朝" w:hint="eastAsia"/>
          <w:color w:val="000000"/>
          <w:sz w:val="18"/>
          <w:szCs w:val="18"/>
        </w:rPr>
        <w:t>データ、データベース、ノウハウ</w:t>
      </w:r>
      <w:r w:rsidR="00004F52" w:rsidRPr="00D83802">
        <w:rPr>
          <w:rFonts w:ascii="ＭＳ 明朝" w:eastAsia="ＭＳ 明朝" w:hAnsi="ＭＳ 明朝" w:cs="ＭＳ 明朝" w:hint="eastAsia"/>
          <w:color w:val="000000"/>
          <w:sz w:val="18"/>
          <w:szCs w:val="18"/>
        </w:rPr>
        <w:t>、ツール</w:t>
      </w:r>
      <w:r w:rsidRPr="00D83802">
        <w:rPr>
          <w:rFonts w:ascii="ＭＳ 明朝" w:eastAsia="ＭＳ 明朝" w:hAnsi="ＭＳ 明朝" w:cs="ＭＳ 明朝"/>
          <w:color w:val="000000"/>
          <w:sz w:val="18"/>
          <w:szCs w:val="18"/>
        </w:rPr>
        <w:t>等</w:t>
      </w:r>
      <w:r w:rsidR="00004F52" w:rsidRPr="00D83802">
        <w:rPr>
          <w:rFonts w:ascii="ＭＳ 明朝" w:eastAsia="ＭＳ 明朝" w:hAnsi="ＭＳ 明朝" w:cs="ＭＳ 明朝" w:hint="eastAsia"/>
          <w:color w:val="000000"/>
          <w:sz w:val="18"/>
          <w:szCs w:val="18"/>
        </w:rPr>
        <w:t>（以下「システム等」という。）</w:t>
      </w:r>
      <w:r w:rsidRPr="00D83802">
        <w:rPr>
          <w:rFonts w:ascii="ＭＳ 明朝" w:eastAsia="ＭＳ 明朝" w:hAnsi="ＭＳ 明朝" w:cs="ＭＳ 明朝"/>
          <w:color w:val="000000"/>
          <w:sz w:val="18"/>
          <w:szCs w:val="18"/>
        </w:rPr>
        <w:t>が、第三者の産業財産権および著作権（著作権法第</w:t>
      </w:r>
      <w:r w:rsidR="00D83802">
        <w:rPr>
          <w:rFonts w:ascii="ＭＳ 明朝" w:eastAsia="ＭＳ 明朝" w:hAnsi="ＭＳ 明朝" w:cs="ＭＳ 明朝" w:hint="eastAsia"/>
          <w:color w:val="000000"/>
          <w:sz w:val="18"/>
          <w:szCs w:val="18"/>
        </w:rPr>
        <w:t>21</w:t>
      </w:r>
      <w:r w:rsidRPr="00D83802">
        <w:rPr>
          <w:rFonts w:ascii="ＭＳ 明朝" w:eastAsia="ＭＳ 明朝" w:hAnsi="ＭＳ 明朝" w:cs="ＭＳ 明朝"/>
          <w:color w:val="000000"/>
          <w:sz w:val="18"/>
          <w:szCs w:val="18"/>
        </w:rPr>
        <w:t>条から第</w:t>
      </w:r>
      <w:r w:rsidR="00D83802" w:rsidRPr="00D83802">
        <w:rPr>
          <w:rFonts w:ascii="ＭＳ 明朝" w:eastAsia="ＭＳ 明朝" w:hAnsi="ＭＳ 明朝" w:cs="ＭＳ 明朝" w:hint="eastAsia"/>
          <w:color w:val="000000"/>
          <w:sz w:val="18"/>
          <w:szCs w:val="18"/>
        </w:rPr>
        <w:t>28</w:t>
      </w:r>
      <w:r w:rsidRPr="00D83802">
        <w:rPr>
          <w:rFonts w:ascii="ＭＳ 明朝" w:eastAsia="ＭＳ 明朝" w:hAnsi="ＭＳ 明朝" w:cs="ＭＳ 明朝"/>
          <w:color w:val="000000"/>
          <w:sz w:val="18"/>
          <w:szCs w:val="18"/>
        </w:rPr>
        <w:t>条までに定める全ての権利を含む）その他一切の法的権利（以下「著作権等」という）を侵害していない事を保証する。</w:t>
      </w:r>
    </w:p>
    <w:p w14:paraId="4F4DEAEF" w14:textId="77777777" w:rsid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第三者より、</w:t>
      </w:r>
      <w:r w:rsidR="00004F52" w:rsidRPr="00D83802">
        <w:rPr>
          <w:rFonts w:ascii="ＭＳ 明朝" w:eastAsia="ＭＳ 明朝" w:hAnsi="ＭＳ 明朝" w:cs="ＭＳ 明朝" w:hint="eastAsia"/>
          <w:color w:val="000000"/>
          <w:sz w:val="18"/>
          <w:szCs w:val="18"/>
        </w:rPr>
        <w:t>本</w:t>
      </w:r>
      <w:r w:rsidRPr="00D83802">
        <w:rPr>
          <w:rFonts w:ascii="ＭＳ 明朝" w:eastAsia="ＭＳ 明朝" w:hAnsi="ＭＳ 明朝" w:cs="ＭＳ 明朝"/>
          <w:color w:val="000000"/>
          <w:sz w:val="18"/>
          <w:szCs w:val="18"/>
        </w:rPr>
        <w:t>業務の履行において</w:t>
      </w:r>
      <w:r w:rsidR="00EF1851" w:rsidRPr="00D83802">
        <w:rPr>
          <w:rFonts w:ascii="ＭＳ 明朝" w:eastAsia="ＭＳ 明朝" w:hAnsi="ＭＳ 明朝" w:cs="ＭＳ 明朝" w:hint="eastAsia"/>
          <w:color w:val="000000"/>
          <w:sz w:val="18"/>
          <w:szCs w:val="18"/>
        </w:rPr>
        <w:t>作成された</w:t>
      </w:r>
      <w:r w:rsidR="00004F52" w:rsidRPr="00D83802">
        <w:rPr>
          <w:rFonts w:ascii="ＭＳ 明朝" w:eastAsia="ＭＳ 明朝" w:hAnsi="ＭＳ 明朝" w:cs="ＭＳ 明朝" w:hint="eastAsia"/>
          <w:color w:val="000000"/>
          <w:sz w:val="18"/>
          <w:szCs w:val="18"/>
        </w:rPr>
        <w:t>システム</w:t>
      </w:r>
      <w:r w:rsidRPr="00D83802">
        <w:rPr>
          <w:rFonts w:ascii="ＭＳ 明朝" w:eastAsia="ＭＳ 明朝" w:hAnsi="ＭＳ 明朝" w:cs="ＭＳ 明朝"/>
          <w:color w:val="000000"/>
          <w:sz w:val="18"/>
          <w:szCs w:val="18"/>
        </w:rPr>
        <w:t>等が、第三者の著作権等を侵害している旨の主張をされた場合、その侵害が乙の責めによる場合は、乙の責任により甲に影響を与えないよう速やかに解決を図るものとする。</w:t>
      </w:r>
    </w:p>
    <w:p w14:paraId="0000002C" w14:textId="653F7A91" w:rsidR="00DB46F9" w:rsidRP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乙は、前項により甲が損害を被った場合は、間接的、派生的損害を含む一切の損害を賠償するものとす</w:t>
      </w:r>
      <w:r w:rsidRPr="00D83802">
        <w:rPr>
          <w:rFonts w:ascii="ＭＳ 明朝" w:eastAsia="ＭＳ 明朝" w:hAnsi="ＭＳ 明朝" w:cs="ＭＳ 明朝"/>
          <w:color w:val="000000"/>
          <w:sz w:val="18"/>
          <w:szCs w:val="18"/>
        </w:rPr>
        <w:t>る。</w:t>
      </w:r>
    </w:p>
    <w:p w14:paraId="0000002D" w14:textId="0B8ABCC3" w:rsidR="00DB46F9" w:rsidRDefault="00DB46F9">
      <w:pPr>
        <w:pBdr>
          <w:top w:val="nil"/>
          <w:left w:val="nil"/>
          <w:bottom w:val="nil"/>
          <w:right w:val="nil"/>
          <w:between w:val="nil"/>
        </w:pBdr>
        <w:ind w:left="333" w:right="703" w:hanging="333"/>
        <w:rPr>
          <w:rFonts w:ascii="ＭＳ 明朝" w:eastAsia="ＭＳ 明朝" w:hAnsi="ＭＳ 明朝" w:cs="ＭＳ 明朝"/>
          <w:color w:val="000000"/>
          <w:sz w:val="18"/>
          <w:szCs w:val="18"/>
        </w:rPr>
      </w:pPr>
    </w:p>
    <w:p w14:paraId="0000002E"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第8条（権利の帰属）</w:t>
      </w:r>
    </w:p>
    <w:p w14:paraId="01F04C1B" w14:textId="30AD267B" w:rsidR="00D83802" w:rsidRPr="00D83802"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本業務により作成したシステム等及び成果物がある場合、これらに関する著作権（著作権法第27条及び第</w:t>
      </w:r>
      <w:r w:rsidR="00D83802">
        <w:rPr>
          <w:rFonts w:ascii="ＭＳ 明朝" w:eastAsia="ＭＳ 明朝" w:hAnsi="ＭＳ 明朝" w:cs="ＭＳ 明朝" w:hint="eastAsia"/>
          <w:sz w:val="18"/>
          <w:szCs w:val="18"/>
        </w:rPr>
        <w:t>28</w:t>
      </w:r>
      <w:r w:rsidRPr="00D83802">
        <w:rPr>
          <w:rFonts w:ascii="ＭＳ 明朝" w:eastAsia="ＭＳ 明朝" w:hAnsi="ＭＳ 明朝" w:cs="ＭＳ 明朝" w:hint="eastAsia"/>
          <w:sz w:val="18"/>
          <w:szCs w:val="18"/>
        </w:rPr>
        <w:t>条の権利を含む）は、本成果物の引渡しの完了により甲に譲渡され、甲に帰属する。</w:t>
      </w:r>
      <w:r w:rsidR="006E6484" w:rsidRPr="006E6484">
        <w:rPr>
          <w:rFonts w:ascii="ＭＳ 明朝" w:eastAsia="ＭＳ 明朝" w:hAnsi="ＭＳ 明朝" w:cs="ＭＳ 明朝" w:hint="eastAsia"/>
          <w:sz w:val="18"/>
          <w:szCs w:val="18"/>
        </w:rPr>
        <w:t>ただし、乙が従来権利を有していたものに関する権利は乙に留保されるものとする。</w:t>
      </w:r>
    </w:p>
    <w:p w14:paraId="42F97355" w14:textId="77777777" w:rsidR="00D83802" w:rsidRPr="00D83802"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乙は、システム及び本成果物について著作者人格権を行使せず、また本成果物の著作者をしてこれを行使させない。</w:t>
      </w:r>
    </w:p>
    <w:p w14:paraId="7636B112" w14:textId="770CD94E" w:rsidR="00D135ED" w:rsidRPr="006E6484"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本業務の実施過程で着想され、又は創作された発明、改良その他の考案等及びこれらに基づく特許権、実用新案権及び意匠権（特許、実用新案、意匠登録を受ける権利を含む）は、成果物の引渡しの完了により乙から甲に譲渡され、甲に帰属する。</w:t>
      </w:r>
    </w:p>
    <w:p w14:paraId="00BBE987" w14:textId="577BE096" w:rsidR="006E6484" w:rsidRPr="006E6484" w:rsidRDefault="006E6484" w:rsidP="006E6484">
      <w:pPr>
        <w:pStyle w:val="af5"/>
        <w:numPr>
          <w:ilvl w:val="0"/>
          <w:numId w:val="14"/>
        </w:numPr>
        <w:ind w:leftChars="0"/>
        <w:rPr>
          <w:rFonts w:ascii="ＭＳ 明朝" w:eastAsia="ＭＳ 明朝" w:hAnsi="ＭＳ 明朝" w:cs="ＭＳ 明朝"/>
          <w:kern w:val="0"/>
          <w:sz w:val="18"/>
          <w:szCs w:val="18"/>
        </w:rPr>
      </w:pPr>
      <w:r w:rsidRPr="006E6484">
        <w:rPr>
          <w:rFonts w:ascii="ＭＳ 明朝" w:eastAsia="ＭＳ 明朝" w:hAnsi="ＭＳ 明朝" w:cs="ＭＳ 明朝" w:hint="eastAsia"/>
          <w:kern w:val="0"/>
          <w:sz w:val="18"/>
          <w:szCs w:val="18"/>
        </w:rPr>
        <w:t>本条に基づく権利の帰属等の対価は、第9条第1項に定める報酬に含まれるものとする。</w:t>
      </w:r>
    </w:p>
    <w:p w14:paraId="78B7AD6A" w14:textId="77777777" w:rsidR="00EF1851" w:rsidRDefault="00EF1851">
      <w:pPr>
        <w:ind w:left="333" w:right="703" w:hanging="333"/>
        <w:rPr>
          <w:rFonts w:ascii="ＭＳ 明朝" w:eastAsia="ＭＳ 明朝" w:hAnsi="ＭＳ 明朝" w:cs="ＭＳ 明朝"/>
          <w:sz w:val="18"/>
          <w:szCs w:val="18"/>
        </w:rPr>
      </w:pPr>
    </w:p>
    <w:p w14:paraId="00000034"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第9条（報酬及び費用）</w:t>
      </w:r>
    </w:p>
    <w:p w14:paraId="1E7B772D" w14:textId="77777777" w:rsidR="00D83802" w:rsidRDefault="00000000" w:rsidP="00D83802">
      <w:pPr>
        <w:pStyle w:val="af5"/>
        <w:numPr>
          <w:ilvl w:val="0"/>
          <w:numId w:val="1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は、乙に対し、本業務の実施及び義務の履行に対する全ての対価として、別途個別契約に定める報酬（源泉徴収が必要な場合、源泉徴収額を控除した金額）を、個別契約に定める支払い方法により支払う。ただし、乙が、甲の責めに帰すべき事由以外の事由により、本業務を履行しない場合、甲は、本業務を履行しない部分の報酬の支払義務を負わない。</w:t>
      </w:r>
    </w:p>
    <w:p w14:paraId="00000036" w14:textId="66567961" w:rsidR="00DB46F9" w:rsidRPr="00D83802" w:rsidRDefault="00000000" w:rsidP="00D83802">
      <w:pPr>
        <w:pStyle w:val="af5"/>
        <w:numPr>
          <w:ilvl w:val="0"/>
          <w:numId w:val="1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甲は、乙が本業務を遂行する上で必要な費用を負担し、乙は、甲に対し、前項に定める報酬とは別に当該費用を請求することができる。</w:t>
      </w:r>
    </w:p>
    <w:p w14:paraId="00000037" w14:textId="77777777" w:rsidR="00DB46F9" w:rsidRDefault="00DB46F9">
      <w:pPr>
        <w:ind w:left="338" w:right="703" w:hanging="295"/>
        <w:rPr>
          <w:rFonts w:ascii="ＭＳ 明朝" w:eastAsia="ＭＳ 明朝" w:hAnsi="ＭＳ 明朝" w:cs="ＭＳ 明朝"/>
          <w:sz w:val="18"/>
          <w:szCs w:val="18"/>
        </w:rPr>
      </w:pPr>
    </w:p>
    <w:p w14:paraId="00000038" w14:textId="77777777" w:rsidR="00DB46F9" w:rsidRDefault="00000000">
      <w:pPr>
        <w:ind w:left="335" w:right="703" w:hanging="335"/>
        <w:rPr>
          <w:rFonts w:ascii="ＭＳ 明朝" w:eastAsia="ＭＳ 明朝" w:hAnsi="ＭＳ 明朝" w:cs="ＭＳ 明朝"/>
          <w:b/>
          <w:sz w:val="18"/>
          <w:szCs w:val="18"/>
        </w:rPr>
      </w:pPr>
      <w:r>
        <w:rPr>
          <w:rFonts w:ascii="ＭＳ 明朝" w:eastAsia="ＭＳ 明朝" w:hAnsi="ＭＳ 明朝" w:cs="ＭＳ 明朝"/>
          <w:b/>
          <w:sz w:val="18"/>
          <w:szCs w:val="18"/>
        </w:rPr>
        <w:t>第10条（契約期間）</w:t>
      </w:r>
    </w:p>
    <w:p w14:paraId="7A3F9084" w14:textId="77777777" w:rsidR="00453144" w:rsidRPr="00453144" w:rsidRDefault="00453144" w:rsidP="00453144">
      <w:pPr>
        <w:pStyle w:val="af5"/>
        <w:numPr>
          <w:ilvl w:val="0"/>
          <w:numId w:val="32"/>
        </w:numPr>
        <w:ind w:leftChars="0" w:left="567" w:right="703" w:hanging="425"/>
        <w:rPr>
          <w:rFonts w:ascii="ＭＳ 明朝" w:eastAsia="ＭＳ 明朝" w:hAnsi="ＭＳ 明朝" w:cs="ＭＳ 明朝"/>
          <w:sz w:val="18"/>
          <w:szCs w:val="18"/>
        </w:rPr>
      </w:pPr>
      <w:r w:rsidRPr="00453144">
        <w:rPr>
          <w:rFonts w:ascii="ＭＳ 明朝" w:eastAsia="ＭＳ 明朝" w:hAnsi="ＭＳ 明朝" w:cs="ＭＳ 明朝" w:hint="eastAsia"/>
          <w:sz w:val="18"/>
          <w:szCs w:val="18"/>
        </w:rPr>
        <w:t>本契約の有効期間は、本契約締結日から３ヶ月間とする。但し、甲又は乙より本契約終了の１ヶ月前までに書面により本契約を終了する旨の意思表示をしない限り自動的に１ヶ月間延長されるものとし、以後も同様とする。</w:t>
      </w:r>
    </w:p>
    <w:p w14:paraId="739807E5" w14:textId="77777777" w:rsidR="00453144" w:rsidRPr="00453144" w:rsidRDefault="00453144" w:rsidP="00453144">
      <w:pPr>
        <w:pStyle w:val="af5"/>
        <w:numPr>
          <w:ilvl w:val="0"/>
          <w:numId w:val="32"/>
        </w:numPr>
        <w:ind w:leftChars="0" w:left="567" w:right="703" w:hanging="427"/>
        <w:rPr>
          <w:rFonts w:ascii="ＭＳ 明朝" w:eastAsia="ＭＳ 明朝" w:hAnsi="ＭＳ 明朝" w:cs="ＭＳ 明朝"/>
          <w:sz w:val="18"/>
          <w:szCs w:val="18"/>
        </w:rPr>
      </w:pPr>
      <w:r w:rsidRPr="00453144">
        <w:rPr>
          <w:rFonts w:ascii="ＭＳ 明朝" w:eastAsia="ＭＳ 明朝" w:hAnsi="ＭＳ 明朝" w:cs="ＭＳ 明朝" w:hint="eastAsia"/>
          <w:sz w:val="18"/>
          <w:szCs w:val="18"/>
        </w:rPr>
        <w:t>本契約が期間満了により終了した場合であっても、本契約終了時に存続している個別契約については、当該個別契約が終了するまで、本契約の各条項が適用されるものとする。</w:t>
      </w:r>
    </w:p>
    <w:p w14:paraId="0A475DA7" w14:textId="77777777" w:rsidR="00966214" w:rsidRPr="00453144" w:rsidRDefault="00966214" w:rsidP="00966214">
      <w:pPr>
        <w:ind w:leftChars="235" w:left="564" w:right="703" w:firstLineChars="1" w:firstLine="2"/>
        <w:rPr>
          <w:rFonts w:ascii="ＭＳ 明朝" w:eastAsia="ＭＳ 明朝" w:hAnsi="ＭＳ 明朝" w:cs="ＭＳ 明朝"/>
          <w:sz w:val="18"/>
          <w:szCs w:val="18"/>
        </w:rPr>
      </w:pPr>
    </w:p>
    <w:p w14:paraId="0000003B" w14:textId="4790C452" w:rsidR="00DB46F9" w:rsidRDefault="00000000" w:rsidP="00966214">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第11条（契約の解除）</w:t>
      </w:r>
    </w:p>
    <w:p w14:paraId="565CE8E5" w14:textId="77777777" w:rsidR="00D83802" w:rsidRDefault="00000000" w:rsidP="00D83802">
      <w:pPr>
        <w:pStyle w:val="af5"/>
        <w:numPr>
          <w:ilvl w:val="0"/>
          <w:numId w:val="16"/>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甲又は乙に本契約又は個別契約に違反する行為があった場合、相手方は本基本契約及び個別契約を解除することができる。</w:t>
      </w:r>
    </w:p>
    <w:p w14:paraId="30F2E253" w14:textId="6980A045" w:rsidR="00D83802" w:rsidRDefault="00000000" w:rsidP="00D83802">
      <w:pPr>
        <w:pStyle w:val="af5"/>
        <w:numPr>
          <w:ilvl w:val="0"/>
          <w:numId w:val="16"/>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前項にかかわらず、甲又は乙に以下の各号の一にでも該当する事由が生じた場合、相手方は、ただちに本契約及び個別契約を解除することができる。</w:t>
      </w:r>
    </w:p>
    <w:p w14:paraId="75A8B88D"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仮差押え、差押えもしくは競売の申請又は破産、民事再生、会社更生の申立て等があったとき、又は</w:t>
      </w:r>
      <w:r w:rsidR="00EF1851" w:rsidRPr="00D83802">
        <w:rPr>
          <w:rFonts w:ascii="ＭＳ 明朝" w:eastAsia="ＭＳ 明朝" w:hAnsi="ＭＳ 明朝" w:cs="ＭＳ 明朝" w:hint="eastAsia"/>
          <w:sz w:val="18"/>
          <w:szCs w:val="18"/>
        </w:rPr>
        <w:t>清</w:t>
      </w:r>
      <w:r w:rsidRPr="00D83802">
        <w:rPr>
          <w:rFonts w:ascii="ＭＳ 明朝" w:eastAsia="ＭＳ 明朝" w:hAnsi="ＭＳ 明朝" w:cs="ＭＳ 明朝"/>
          <w:sz w:val="18"/>
          <w:szCs w:val="18"/>
        </w:rPr>
        <w:t>算に入ったとき。</w:t>
      </w:r>
    </w:p>
    <w:p w14:paraId="55B3858A"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公租公課を滞納して保全差押えを受けたとき。</w:t>
      </w:r>
    </w:p>
    <w:p w14:paraId="606C4386"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支払を長期に渡り遅延し、又は停止したとき。</w:t>
      </w:r>
    </w:p>
    <w:p w14:paraId="42DF3D75"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手形交換所の取引停止処分を受けたとき。</w:t>
      </w:r>
    </w:p>
    <w:p w14:paraId="43CD52FB"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会社の資産、信用、営業、組織体制等に重大な変更又は変化が生じ、本契約又は個別契約に基づく義務の履行が困難になるおそれがあると認められるとき。</w:t>
      </w:r>
    </w:p>
    <w:p w14:paraId="018A0055"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乙が本業務を遂行する能力が欠けると甲が判断したとき。</w:t>
      </w:r>
    </w:p>
    <w:p w14:paraId="00000044" w14:textId="1443A127" w:rsidR="00DB46F9" w:rsidRP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その他、前各号に準ずる事由があると甲が判断したとき。</w:t>
      </w:r>
    </w:p>
    <w:p w14:paraId="00000045" w14:textId="228893D2" w:rsidR="00DB46F9" w:rsidRPr="00D83802" w:rsidRDefault="00000000" w:rsidP="00D83802">
      <w:pPr>
        <w:pStyle w:val="af5"/>
        <w:numPr>
          <w:ilvl w:val="0"/>
          <w:numId w:val="16"/>
        </w:numPr>
        <w:ind w:leftChars="0" w:right="419"/>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甲又は乙は、前項の事由が生じた場合には、直ちにその旨を相手方に通知しなければならない。</w:t>
      </w:r>
    </w:p>
    <w:p w14:paraId="00000046" w14:textId="77777777" w:rsidR="00DB46F9" w:rsidRDefault="00DB46F9">
      <w:pPr>
        <w:ind w:left="394" w:right="419" w:hanging="167"/>
        <w:rPr>
          <w:rFonts w:ascii="ＭＳ 明朝" w:eastAsia="ＭＳ 明朝" w:hAnsi="ＭＳ 明朝" w:cs="ＭＳ 明朝"/>
          <w:sz w:val="18"/>
          <w:szCs w:val="18"/>
        </w:rPr>
      </w:pPr>
    </w:p>
    <w:p w14:paraId="00000047"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第12条（禁止事項）</w:t>
      </w:r>
    </w:p>
    <w:p w14:paraId="4AD3FCDD" w14:textId="77777777" w:rsidR="00D83802" w:rsidRDefault="00000000" w:rsidP="00D83802">
      <w:pPr>
        <w:pStyle w:val="af5"/>
        <w:numPr>
          <w:ilvl w:val="0"/>
          <w:numId w:val="19"/>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乙は、甲の事前の書面による承諾がない限り、本契約の契約期間中及び本基本契約終了後</w:t>
      </w:r>
      <w:commentRangeStart w:id="0"/>
      <w:r w:rsidR="00D83802">
        <w:rPr>
          <w:rFonts w:ascii="ＭＳ 明朝" w:eastAsia="ＭＳ 明朝" w:hAnsi="ＭＳ 明朝" w:cs="ＭＳ 明朝" w:hint="eastAsia"/>
          <w:sz w:val="18"/>
          <w:szCs w:val="18"/>
        </w:rPr>
        <w:t>3</w:t>
      </w:r>
      <w:r w:rsidRPr="00D83802">
        <w:rPr>
          <w:rFonts w:ascii="ＭＳ 明朝" w:eastAsia="ＭＳ 明朝" w:hAnsi="ＭＳ 明朝" w:cs="ＭＳ 明朝"/>
          <w:sz w:val="18"/>
          <w:szCs w:val="18"/>
        </w:rPr>
        <w:t>年間</w:t>
      </w:r>
      <w:commentRangeEnd w:id="0"/>
      <w:r w:rsidR="00296D7F" w:rsidRPr="00D83802">
        <w:rPr>
          <w:rStyle w:val="a7"/>
          <w:rFonts w:ascii="ＭＳ 明朝" w:eastAsia="ＭＳ 明朝" w:hAnsi="ＭＳ 明朝" w:cs="ＭＳ 明朝"/>
        </w:rPr>
        <w:commentReference w:id="0"/>
      </w:r>
      <w:r w:rsidRPr="00D83802">
        <w:rPr>
          <w:rFonts w:ascii="ＭＳ 明朝" w:eastAsia="ＭＳ 明朝" w:hAnsi="ＭＳ 明朝" w:cs="ＭＳ 明朝"/>
          <w:sz w:val="18"/>
          <w:szCs w:val="18"/>
        </w:rPr>
        <w:t>、以下の行為をしてはならない。</w:t>
      </w:r>
    </w:p>
    <w:p w14:paraId="577A8965" w14:textId="066AE5CE" w:rsidR="00D83802" w:rsidDel="00296D7F" w:rsidRDefault="00000000" w:rsidP="00D83802">
      <w:pPr>
        <w:pStyle w:val="af5"/>
        <w:numPr>
          <w:ilvl w:val="0"/>
          <w:numId w:val="20"/>
        </w:numPr>
        <w:ind w:leftChars="0" w:right="703"/>
        <w:rPr>
          <w:del w:id="1" w:author="仁平唯人" w:date="2026-08-20T13:59:00Z" w16du:dateUtc="2026-08-20T04:59:00Z"/>
          <w:rFonts w:ascii="ＭＳ 明朝" w:eastAsia="ＭＳ 明朝" w:hAnsi="ＭＳ 明朝" w:cs="ＭＳ 明朝"/>
          <w:sz w:val="18"/>
          <w:szCs w:val="18"/>
        </w:rPr>
      </w:pPr>
      <w:del w:id="2" w:author="仁平唯人" w:date="2026-08-20T13:59:00Z" w16du:dateUtc="2026-08-20T04:59:00Z">
        <w:r w:rsidRPr="00D83802" w:rsidDel="00296D7F">
          <w:rPr>
            <w:rFonts w:ascii="ＭＳ 明朝" w:eastAsia="ＭＳ 明朝" w:hAnsi="ＭＳ 明朝" w:cs="ＭＳ 明朝"/>
            <w:sz w:val="18"/>
            <w:szCs w:val="18"/>
          </w:rPr>
          <w:delText>甲のクライアントと本業務以外の事項につき、直接・間接を問わず連絡をとること。</w:delText>
        </w:r>
      </w:del>
    </w:p>
    <w:p w14:paraId="2658F614" w14:textId="77777777"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甲のクライアントとの間で雇用契約、顧問契約、業務委託契約、委任契約、請負契約等名称のいかんを問わず、また、直接・間接を問わず契約をすること。</w:t>
      </w:r>
    </w:p>
    <w:p w14:paraId="30110932" w14:textId="65BBBAB8"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甲のクライアントから、甲を介さずに、直接・間接を問わず報酬</w:t>
      </w:r>
      <w:r w:rsidR="001D3809">
        <w:rPr>
          <w:rFonts w:ascii="ＭＳ 明朝" w:eastAsia="ＭＳ 明朝" w:hAnsi="ＭＳ 明朝" w:cs="ＭＳ 明朝" w:hint="eastAsia"/>
          <w:sz w:val="18"/>
          <w:szCs w:val="18"/>
        </w:rPr>
        <w:t>又は</w:t>
      </w:r>
      <w:r w:rsidRPr="00D83802">
        <w:rPr>
          <w:rFonts w:ascii="ＭＳ 明朝" w:eastAsia="ＭＳ 明朝" w:hAnsi="ＭＳ 明朝" w:cs="ＭＳ 明朝"/>
          <w:sz w:val="18"/>
          <w:szCs w:val="18"/>
        </w:rPr>
        <w:t>金品を受け取ること。</w:t>
      </w:r>
    </w:p>
    <w:p w14:paraId="51896E73" w14:textId="77777777"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甲のクライアントに対して、甲を介さずに、甲と業務委託契約を締結する他の</w:t>
      </w:r>
      <w:r w:rsidR="00C22186" w:rsidRPr="00D83802">
        <w:rPr>
          <w:rFonts w:ascii="ＭＳ 明朝" w:eastAsia="ＭＳ 明朝" w:hAnsi="ＭＳ 明朝" w:cs="ＭＳ 明朝"/>
          <w:sz w:val="18"/>
          <w:szCs w:val="18"/>
        </w:rPr>
        <w:t xml:space="preserve">プロパートナー </w:t>
      </w:r>
      <w:r w:rsidRPr="00D83802">
        <w:rPr>
          <w:rFonts w:ascii="ＭＳ 明朝" w:eastAsia="ＭＳ 明朝" w:hAnsi="ＭＳ 明朝" w:cs="ＭＳ 明朝"/>
          <w:sz w:val="18"/>
          <w:szCs w:val="18"/>
        </w:rPr>
        <w:t>を紹介すること。</w:t>
      </w:r>
    </w:p>
    <w:p w14:paraId="66C14A34" w14:textId="77777777" w:rsidR="00D83802" w:rsidRDefault="00000000" w:rsidP="00D83802">
      <w:pPr>
        <w:pStyle w:val="af5"/>
        <w:numPr>
          <w:ilvl w:val="0"/>
          <w:numId w:val="21"/>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乙が前項の規定に違反した場合、甲は乙に対して損害賠償を請求することができる。</w:t>
      </w:r>
    </w:p>
    <w:p w14:paraId="7C48E9D1" w14:textId="77777777" w:rsidR="00D83802" w:rsidRDefault="00000000" w:rsidP="00D83802">
      <w:pPr>
        <w:pStyle w:val="af5"/>
        <w:numPr>
          <w:ilvl w:val="0"/>
          <w:numId w:val="21"/>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乙は、下記の各号を遵守するものとする。</w:t>
      </w:r>
    </w:p>
    <w:p w14:paraId="6D8DDFFA" w14:textId="77777777" w:rsid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関連諸法規・商慣習を遵守すること。</w:t>
      </w:r>
    </w:p>
    <w:p w14:paraId="59C3443B" w14:textId="77777777" w:rsid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社会通念・公序良俗を逸脱しないこと。</w:t>
      </w:r>
    </w:p>
    <w:p w14:paraId="00000051" w14:textId="06CBF6AF" w:rsidR="00DB46F9" w:rsidRP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甲又は甲の顧客の事務所等での作業は甲又は甲の顧客の就業規則・管理規制・社内規程等を最大限尊重すること。</w:t>
      </w:r>
    </w:p>
    <w:p w14:paraId="00000052" w14:textId="77777777" w:rsidR="00DB46F9" w:rsidRDefault="00DB46F9">
      <w:pPr>
        <w:ind w:right="703"/>
        <w:rPr>
          <w:rFonts w:ascii="ＭＳ 明朝" w:eastAsia="ＭＳ 明朝" w:hAnsi="ＭＳ 明朝" w:cs="ＭＳ 明朝"/>
          <w:b/>
          <w:sz w:val="18"/>
          <w:szCs w:val="18"/>
        </w:rPr>
      </w:pPr>
    </w:p>
    <w:p w14:paraId="16CDA782" w14:textId="77777777" w:rsidR="00D83802" w:rsidRDefault="00000000" w:rsidP="00D83802">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第13条（秘密保持等</w:t>
      </w:r>
      <w:r w:rsidR="00D83802">
        <w:rPr>
          <w:rFonts w:ascii="ＭＳ 明朝" w:eastAsia="ＭＳ 明朝" w:hAnsi="ＭＳ 明朝" w:cs="ＭＳ 明朝" w:hint="eastAsia"/>
          <w:bCs/>
          <w:sz w:val="18"/>
          <w:szCs w:val="18"/>
        </w:rPr>
        <w:t>）</w:t>
      </w:r>
    </w:p>
    <w:p w14:paraId="4CE55D4A" w14:textId="77777777" w:rsidR="00D83802" w:rsidRPr="00D83802" w:rsidRDefault="00000000" w:rsidP="00D83802">
      <w:pPr>
        <w:pStyle w:val="af5"/>
        <w:numPr>
          <w:ilvl w:val="0"/>
          <w:numId w:val="23"/>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甲及び乙は、相手方の事前の書面による承諾がない限り、本契約及び個別契約、並びに本サービスを履</w:t>
      </w:r>
      <w:r w:rsidRPr="00D83802">
        <w:rPr>
          <w:rFonts w:ascii="ＭＳ 明朝" w:eastAsia="ＭＳ 明朝" w:hAnsi="ＭＳ 明朝" w:cs="ＭＳ 明朝"/>
          <w:sz w:val="18"/>
          <w:szCs w:val="18"/>
        </w:rPr>
        <w:lastRenderedPageBreak/>
        <w:t>行するうえで知りえた秘密情報（口頭、書面、電子データ等の形式を問わない。以下、「秘密情報」という。）を、厳格に管理し、第三者に開示又は漏洩してはならず、秘密情報を取得した目的以外に利用してはならない。但し、次の各号の何れかに該当するものについては、この限りではない。</w:t>
      </w:r>
    </w:p>
    <w:p w14:paraId="5FAC63B1"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開示を受けた時点で、既に公知であった情報、又は既に保有していた情報</w:t>
      </w:r>
    </w:p>
    <w:p w14:paraId="0FC58233"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開示を受けた後、甲又は乙の責によらず、公知となった情報</w:t>
      </w:r>
    </w:p>
    <w:p w14:paraId="6171D733"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秘密保持義務を負うことなく正当な権利を有する第三者から正当に入手した情報</w:t>
      </w:r>
    </w:p>
    <w:p w14:paraId="1407D320"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開示された情報によらずして独自に開発した情報</w:t>
      </w:r>
    </w:p>
    <w:p w14:paraId="129576C1"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相手方が秘密保持義務を課することなく第三者に開示した情報</w:t>
      </w:r>
    </w:p>
    <w:p w14:paraId="0000005A" w14:textId="02625CF9" w:rsidR="00DB46F9"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法律の定めに基づき裁判所その他公官庁より開示を求められた情報</w:t>
      </w:r>
    </w:p>
    <w:p w14:paraId="39C87C41" w14:textId="77777777" w:rsidR="00D83802" w:rsidRDefault="00000000" w:rsidP="00D83802">
      <w:pPr>
        <w:pStyle w:val="af5"/>
        <w:numPr>
          <w:ilvl w:val="0"/>
          <w:numId w:val="2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甲及び乙は、前項の秘密情報について、それを保管する必要がなくなったときは、これを開示した当事者の指示に従って速やかに返却又は廃棄する。</w:t>
      </w:r>
    </w:p>
    <w:p w14:paraId="0000005C" w14:textId="1B12C2D1" w:rsidR="00DB46F9" w:rsidRPr="00D83802" w:rsidRDefault="00000000" w:rsidP="00D83802">
      <w:pPr>
        <w:pStyle w:val="af5"/>
        <w:numPr>
          <w:ilvl w:val="0"/>
          <w:numId w:val="2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本条項は、本契約の効力が消滅した後も有効に存続する。</w:t>
      </w:r>
    </w:p>
    <w:p w14:paraId="0000005D" w14:textId="77777777" w:rsidR="00DB46F9" w:rsidRDefault="00DB46F9">
      <w:pPr>
        <w:ind w:left="405" w:right="703" w:hanging="167"/>
        <w:rPr>
          <w:rFonts w:ascii="ＭＳ 明朝" w:eastAsia="ＭＳ 明朝" w:hAnsi="ＭＳ 明朝" w:cs="ＭＳ 明朝"/>
          <w:sz w:val="18"/>
          <w:szCs w:val="18"/>
        </w:rPr>
      </w:pPr>
    </w:p>
    <w:p w14:paraId="0000005E"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第14条（個人情報保護）</w:t>
      </w:r>
    </w:p>
    <w:p w14:paraId="03A3E231" w14:textId="77777777" w:rsid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本業務の遂行に際し、相手方から提供を受け、又は相手方に代わり取得した個人情報を取扱う場合は、関係法令を遵守し、厳重に管理する義務を負い、相手方の承諾を得ない限り複写、複製、改変等を行ってはならず、また、本サービスの目的以外に利用せず、利用目的が完了した際には速やかに削除し、第三者に漏えいしてはならない。</w:t>
      </w:r>
    </w:p>
    <w:p w14:paraId="77E53CEA" w14:textId="77777777" w:rsidR="00D83802"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color w:val="000000"/>
          <w:sz w:val="18"/>
          <w:szCs w:val="18"/>
        </w:rPr>
        <w:t>甲及び乙は、相手方から個人情報の取り扱い状況の報告を求められた際は、速やかに報告するとともに、相手方が当該個人情報の管理状況の監査を希望した際には、これに協力するものとする。</w:t>
      </w:r>
    </w:p>
    <w:p w14:paraId="386ADB5C" w14:textId="77777777" w:rsidR="00D83802"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color w:val="000000"/>
          <w:sz w:val="18"/>
          <w:szCs w:val="18"/>
        </w:rPr>
        <w:t>甲及び乙が第三者に本業務を委託する場合は、委託先に対しても同様の義務を負わせるものとする。</w:t>
      </w:r>
    </w:p>
    <w:p w14:paraId="00000062" w14:textId="358B3486" w:rsidR="00DB46F9"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自己の責に帰すべき事由により個人情報が漏洩した事件又は事故があった場合、直ちに当該事故の詳細について相手方に状況報告を行うとともに、損害の発生、拡大の防止、事実の調査、証拠の保全、その他当該事件事故に対処するためのあらゆる合理的な措置を講じ、相手方からの指示がある場合には当該指示に従わなければならない。</w:t>
      </w:r>
    </w:p>
    <w:p w14:paraId="00000063" w14:textId="77777777" w:rsidR="00DB46F9" w:rsidRDefault="00DB46F9">
      <w:pPr>
        <w:ind w:right="703"/>
        <w:rPr>
          <w:rFonts w:ascii="ＭＳ 明朝" w:eastAsia="ＭＳ 明朝" w:hAnsi="ＭＳ 明朝" w:cs="ＭＳ 明朝"/>
          <w:b/>
          <w:sz w:val="18"/>
          <w:szCs w:val="18"/>
        </w:rPr>
      </w:pPr>
    </w:p>
    <w:p w14:paraId="00000064"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第15条（反社会的勢力との取引排除）</w:t>
      </w:r>
    </w:p>
    <w:p w14:paraId="6340B1B1" w14:textId="77777777" w:rsidR="00D83802" w:rsidRDefault="00000000" w:rsidP="00D83802">
      <w:pPr>
        <w:pStyle w:val="af5"/>
        <w:numPr>
          <w:ilvl w:val="0"/>
          <w:numId w:val="2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甲及び乙は、次の各号に定める事項を表明し、保証する。</w:t>
      </w:r>
    </w:p>
    <w:p w14:paraId="2C48CB9E"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自己及び自己の役員・株主・取引先等（以下、「関係者」という。）が、反社会的勢力でないこと。</w:t>
      </w:r>
    </w:p>
    <w:p w14:paraId="386922ED"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自己及び自己の関係者が、反社会的勢力を利用しないこと。</w:t>
      </w:r>
    </w:p>
    <w:p w14:paraId="7BCCE4D6"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自己及び自己の関係者が、反社会的勢力に資金等の提供、便宜の供給等、反社会的勢力の維持運営に協力又は関与しないこと。</w:t>
      </w:r>
    </w:p>
    <w:p w14:paraId="2F25D06E"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自己及び自己の関係者が、反社会的勢力と関係を有しないこと。</w:t>
      </w:r>
    </w:p>
    <w:p w14:paraId="0000006A" w14:textId="174E3A78" w:rsidR="00DB46F9" w:rsidRP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自己が自ら又は第三者を利用して、相手方に対し、暴力的行為、詐術、脅迫的言辞を用いず、相手方の名誉や信用を毀損せず、また、相手方の業務を妨害しないこと。</w:t>
      </w:r>
    </w:p>
    <w:p w14:paraId="7DBFA5CE" w14:textId="77777777" w:rsidR="00966214" w:rsidRDefault="00000000" w:rsidP="00966214">
      <w:pPr>
        <w:pStyle w:val="af5"/>
        <w:numPr>
          <w:ilvl w:val="0"/>
          <w:numId w:val="29"/>
        </w:numPr>
        <w:pBdr>
          <w:top w:val="nil"/>
          <w:left w:val="nil"/>
          <w:bottom w:val="nil"/>
          <w:right w:val="nil"/>
          <w:between w:val="nil"/>
        </w:pBdr>
        <w:spacing w:line="300" w:lineRule="auto"/>
        <w:ind w:leftChars="0" w:right="703"/>
        <w:rPr>
          <w:rFonts w:ascii="ＭＳ 明朝" w:eastAsia="ＭＳ 明朝" w:hAnsi="ＭＳ 明朝" w:cs="ＭＳ 明朝"/>
          <w:color w:val="000000"/>
          <w:sz w:val="18"/>
          <w:szCs w:val="18"/>
        </w:rPr>
      </w:pPr>
      <w:r w:rsidRPr="00966214">
        <w:rPr>
          <w:rFonts w:ascii="ＭＳ 明朝" w:eastAsia="ＭＳ 明朝" w:hAnsi="ＭＳ 明朝" w:cs="ＭＳ 明朝"/>
          <w:color w:val="000000"/>
          <w:sz w:val="18"/>
          <w:szCs w:val="18"/>
        </w:rPr>
        <w:t>甲及び乙は、前項に関して相手方が行う調査に協力するものとする。</w:t>
      </w:r>
    </w:p>
    <w:p w14:paraId="0000006C" w14:textId="347B6ADE" w:rsidR="00DB46F9" w:rsidRPr="00966214" w:rsidRDefault="00000000" w:rsidP="00966214">
      <w:pPr>
        <w:pStyle w:val="af5"/>
        <w:numPr>
          <w:ilvl w:val="0"/>
          <w:numId w:val="29"/>
        </w:numPr>
        <w:pBdr>
          <w:top w:val="nil"/>
          <w:left w:val="nil"/>
          <w:bottom w:val="nil"/>
          <w:right w:val="nil"/>
          <w:between w:val="nil"/>
        </w:pBdr>
        <w:spacing w:line="300" w:lineRule="auto"/>
        <w:ind w:leftChars="0" w:right="703"/>
        <w:rPr>
          <w:rFonts w:ascii="ＭＳ 明朝" w:eastAsia="ＭＳ 明朝" w:hAnsi="ＭＳ 明朝" w:cs="ＭＳ 明朝"/>
          <w:color w:val="000000"/>
          <w:sz w:val="18"/>
          <w:szCs w:val="18"/>
        </w:rPr>
      </w:pPr>
      <w:r w:rsidRPr="00966214">
        <w:rPr>
          <w:rFonts w:ascii="ＭＳ 明朝" w:eastAsia="ＭＳ 明朝" w:hAnsi="ＭＳ 明朝" w:cs="ＭＳ 明朝"/>
          <w:color w:val="000000"/>
          <w:sz w:val="18"/>
          <w:szCs w:val="18"/>
        </w:rPr>
        <w:t>甲及び乙は、相手方が本条に違反した場合には、通知、催告その他の手続を要しないで、直ちに本契約の全部又は一部を解除することができるものとする。</w:t>
      </w:r>
    </w:p>
    <w:p w14:paraId="0000006D" w14:textId="77777777" w:rsidR="00DB46F9" w:rsidRDefault="00DB46F9">
      <w:pPr>
        <w:ind w:right="703"/>
        <w:rPr>
          <w:rFonts w:ascii="ＭＳ 明朝" w:eastAsia="ＭＳ 明朝" w:hAnsi="ＭＳ 明朝" w:cs="ＭＳ 明朝"/>
          <w:b/>
          <w:sz w:val="18"/>
          <w:szCs w:val="18"/>
        </w:rPr>
      </w:pPr>
    </w:p>
    <w:p w14:paraId="4A84803A" w14:textId="77777777" w:rsidR="00966214" w:rsidRDefault="00000000" w:rsidP="00966214">
      <w:pPr>
        <w:ind w:right="703"/>
        <w:rPr>
          <w:rFonts w:ascii="ＭＳ 明朝" w:eastAsia="ＭＳ 明朝" w:hAnsi="ＭＳ 明朝" w:cs="ＭＳ 明朝"/>
          <w:sz w:val="18"/>
          <w:szCs w:val="18"/>
        </w:rPr>
      </w:pPr>
      <w:r>
        <w:rPr>
          <w:rFonts w:ascii="ＭＳ 明朝" w:eastAsia="ＭＳ 明朝" w:hAnsi="ＭＳ 明朝" w:cs="ＭＳ 明朝"/>
          <w:b/>
          <w:sz w:val="18"/>
          <w:szCs w:val="18"/>
        </w:rPr>
        <w:t>第16条（損害賠償責任）</w:t>
      </w:r>
    </w:p>
    <w:p w14:paraId="0000006F" w14:textId="7EC58DE3" w:rsidR="00DB46F9" w:rsidDel="00296D7F" w:rsidRDefault="00000000" w:rsidP="00966214">
      <w:pPr>
        <w:pStyle w:val="af5"/>
        <w:ind w:leftChars="0" w:left="620" w:right="703"/>
        <w:rPr>
          <w:del w:id="3" w:author="仁平唯人" w:date="2026-08-20T14:00:00Z" w16du:dateUtc="2026-08-20T05:00:00Z"/>
          <w:rFonts w:ascii="ＭＳ 明朝" w:eastAsia="ＭＳ 明朝" w:hAnsi="ＭＳ 明朝" w:cs="ＭＳ 明朝"/>
          <w:sz w:val="18"/>
          <w:szCs w:val="18"/>
        </w:rPr>
      </w:pPr>
      <w:del w:id="4" w:author="仁平唯人" w:date="2026-08-20T14:00:00Z" w16du:dateUtc="2026-08-20T05:00:00Z">
        <w:r w:rsidRPr="00966214" w:rsidDel="00296D7F">
          <w:rPr>
            <w:rFonts w:ascii="ＭＳ 明朝" w:eastAsia="ＭＳ 明朝" w:hAnsi="ＭＳ 明朝" w:cs="ＭＳ 明朝"/>
            <w:sz w:val="18"/>
            <w:szCs w:val="18"/>
          </w:rPr>
          <w:delText>乙は、本契約及び個別契約を履行するにあたり、甲に損害を与えた場合は、逸失利益及び機会損失並びに間接的、派生的損害</w:delText>
        </w:r>
        <w:r w:rsidR="00004F52" w:rsidRPr="00966214" w:rsidDel="00296D7F">
          <w:rPr>
            <w:rFonts w:ascii="ＭＳ 明朝" w:eastAsia="ＭＳ 明朝" w:hAnsi="ＭＳ 明朝" w:cs="ＭＳ 明朝" w:hint="eastAsia"/>
            <w:sz w:val="18"/>
            <w:szCs w:val="18"/>
          </w:rPr>
          <w:delText>、乙の行為により甲がクライアントに賠償した又は賠償する予定の損害相当額</w:delText>
        </w:r>
        <w:r w:rsidRPr="00966214" w:rsidDel="00296D7F">
          <w:rPr>
            <w:rFonts w:ascii="ＭＳ 明朝" w:eastAsia="ＭＳ 明朝" w:hAnsi="ＭＳ 明朝" w:cs="ＭＳ 明朝"/>
            <w:sz w:val="18"/>
            <w:szCs w:val="18"/>
          </w:rPr>
          <w:delText>を含む一切の損害を賠償するものとする。</w:delText>
        </w:r>
      </w:del>
    </w:p>
    <w:p w14:paraId="0A2D72D8" w14:textId="11818CAD" w:rsidR="00296D7F" w:rsidRPr="00966214" w:rsidRDefault="00296D7F" w:rsidP="00966214">
      <w:pPr>
        <w:pStyle w:val="af5"/>
        <w:ind w:leftChars="0" w:left="620" w:right="703"/>
        <w:rPr>
          <w:ins w:id="5" w:author="仁平唯人" w:date="2026-08-20T14:00:00Z" w16du:dateUtc="2026-08-20T05:00:00Z"/>
          <w:rFonts w:ascii="ＭＳ 明朝" w:eastAsia="ＭＳ 明朝" w:hAnsi="ＭＳ 明朝" w:cs="ＭＳ 明朝" w:hint="eastAsia"/>
          <w:sz w:val="18"/>
          <w:szCs w:val="18"/>
        </w:rPr>
      </w:pPr>
      <w:commentRangeStart w:id="6"/>
      <w:ins w:id="7" w:author="仁平唯人" w:date="2026-08-20T14:00:00Z" w16du:dateUtc="2026-08-20T05:00:00Z">
        <w:r>
          <w:rPr>
            <w:rFonts w:ascii="ＭＳ 明朝" w:eastAsia="ＭＳ 明朝" w:hAnsi="ＭＳ 明朝" w:cs="ＭＳ 明朝" w:hint="eastAsia"/>
            <w:sz w:val="18"/>
            <w:szCs w:val="18"/>
          </w:rPr>
          <w:t>乙は、本契約及び個別契約を履行するにあたり、相手方に損害を与えた場合は、通常損害及び予見すべきであった特別損害を賠償する。但し、乙の故意または重過失による場合はこの限りでなく、一切の損害を賠償するものとする。</w:t>
        </w:r>
      </w:ins>
      <w:commentRangeEnd w:id="6"/>
      <w:r w:rsidRPr="00966214">
        <w:rPr>
          <w:rStyle w:val="a7"/>
          <w:rFonts w:ascii="ＭＳ 明朝" w:eastAsia="ＭＳ 明朝" w:hAnsi="ＭＳ 明朝" w:cs="ＭＳ 明朝" w:hint="eastAsia"/>
        </w:rPr>
        <w:commentReference w:id="6"/>
      </w:r>
    </w:p>
    <w:p w14:paraId="5ED0C848" w14:textId="77777777" w:rsidR="006F5F5E" w:rsidRDefault="006F5F5E">
      <w:pPr>
        <w:ind w:right="703"/>
        <w:rPr>
          <w:rFonts w:ascii="ＭＳ 明朝" w:eastAsia="ＭＳ 明朝" w:hAnsi="ＭＳ 明朝" w:cs="ＭＳ 明朝"/>
          <w:b/>
          <w:sz w:val="18"/>
          <w:szCs w:val="18"/>
        </w:rPr>
      </w:pPr>
    </w:p>
    <w:p w14:paraId="00000071"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第17条（協議）</w:t>
      </w:r>
    </w:p>
    <w:p w14:paraId="00000072" w14:textId="49DFF9C9" w:rsidR="00DB46F9"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本契約及び個別契約に規定なき事項並びにその解釈についての疑義が生じた事項については、甲乙誠意をもって協議のうえ、信義誠実に基づき解決するものとする。</w:t>
      </w:r>
    </w:p>
    <w:p w14:paraId="00000073" w14:textId="77777777" w:rsidR="00DB46F9" w:rsidRDefault="00DB46F9">
      <w:pPr>
        <w:ind w:right="703"/>
        <w:rPr>
          <w:rFonts w:ascii="ＭＳ 明朝" w:eastAsia="ＭＳ 明朝" w:hAnsi="ＭＳ 明朝" w:cs="ＭＳ 明朝"/>
          <w:sz w:val="18"/>
          <w:szCs w:val="18"/>
        </w:rPr>
      </w:pPr>
    </w:p>
    <w:p w14:paraId="00000074" w14:textId="77777777" w:rsidR="00DB46F9" w:rsidRDefault="00000000">
      <w:pPr>
        <w:ind w:left="335" w:right="703" w:hanging="335"/>
        <w:rPr>
          <w:rFonts w:ascii="ＭＳ 明朝" w:eastAsia="ＭＳ 明朝" w:hAnsi="ＭＳ 明朝" w:cs="ＭＳ 明朝"/>
          <w:b/>
          <w:sz w:val="18"/>
          <w:szCs w:val="18"/>
        </w:rPr>
      </w:pPr>
      <w:r>
        <w:rPr>
          <w:rFonts w:ascii="ＭＳ 明朝" w:eastAsia="ＭＳ 明朝" w:hAnsi="ＭＳ 明朝" w:cs="ＭＳ 明朝"/>
          <w:b/>
          <w:sz w:val="18"/>
          <w:szCs w:val="18"/>
        </w:rPr>
        <w:t>第18条（合意管轄）</w:t>
      </w:r>
    </w:p>
    <w:p w14:paraId="00000075" w14:textId="6F17B6A2" w:rsidR="00DB46F9"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甲及び乙は、本契約又は個別契約に関連して、又は付随して発生する紛争については、訴額に応じて東京簡易裁判所又は東京地方裁判所を第一審の専属管轄裁判所とすることに合意する。</w:t>
      </w:r>
    </w:p>
    <w:p w14:paraId="1CDF286F" w14:textId="77777777" w:rsidR="00362B46" w:rsidRDefault="00362B46" w:rsidP="00362B46">
      <w:pPr>
        <w:ind w:right="703"/>
        <w:rPr>
          <w:rFonts w:ascii="ＭＳ 明朝" w:eastAsia="ＭＳ 明朝" w:hAnsi="ＭＳ 明朝" w:cs="ＭＳ 明朝"/>
          <w:sz w:val="18"/>
          <w:szCs w:val="18"/>
        </w:rPr>
      </w:pPr>
    </w:p>
    <w:p w14:paraId="263F07A8" w14:textId="418174F4" w:rsidR="00362B46" w:rsidRPr="00D630C6" w:rsidRDefault="00362B46" w:rsidP="00362B46">
      <w:pPr>
        <w:ind w:right="703"/>
        <w:rPr>
          <w:rFonts w:ascii="ＭＳ 明朝" w:eastAsia="ＭＳ 明朝" w:hAnsi="ＭＳ 明朝" w:cs="ＭＳ 明朝"/>
          <w:b/>
          <w:bCs/>
          <w:sz w:val="18"/>
          <w:szCs w:val="18"/>
        </w:rPr>
      </w:pPr>
      <w:r w:rsidRPr="00D630C6">
        <w:rPr>
          <w:rFonts w:ascii="ＭＳ 明朝" w:eastAsia="ＭＳ 明朝" w:hAnsi="ＭＳ 明朝" w:cs="ＭＳ 明朝" w:hint="eastAsia"/>
          <w:b/>
          <w:bCs/>
          <w:sz w:val="18"/>
          <w:szCs w:val="18"/>
        </w:rPr>
        <w:t>第</w:t>
      </w:r>
      <w:r w:rsidRPr="00D630C6">
        <w:rPr>
          <w:rFonts w:ascii="ＭＳ 明朝" w:eastAsia="ＭＳ 明朝" w:hAnsi="ＭＳ 明朝" w:cs="ＭＳ 明朝"/>
          <w:b/>
          <w:bCs/>
          <w:sz w:val="18"/>
          <w:szCs w:val="18"/>
        </w:rPr>
        <w:t>19条（インボイス制度に関する</w:t>
      </w:r>
      <w:r>
        <w:rPr>
          <w:rFonts w:ascii="ＭＳ 明朝" w:eastAsia="ＭＳ 明朝" w:hAnsi="ＭＳ 明朝" w:cs="ＭＳ 明朝" w:hint="eastAsia"/>
          <w:b/>
          <w:bCs/>
          <w:sz w:val="18"/>
          <w:szCs w:val="18"/>
        </w:rPr>
        <w:t>特例</w:t>
      </w:r>
      <w:r w:rsidRPr="00D630C6">
        <w:rPr>
          <w:rFonts w:ascii="ＭＳ 明朝" w:eastAsia="ＭＳ 明朝" w:hAnsi="ＭＳ 明朝" w:cs="ＭＳ 明朝" w:hint="eastAsia"/>
          <w:b/>
          <w:bCs/>
          <w:sz w:val="18"/>
          <w:szCs w:val="18"/>
        </w:rPr>
        <w:t>）</w:t>
      </w:r>
    </w:p>
    <w:p w14:paraId="2FAA9072" w14:textId="51D5BDD5" w:rsidR="00966214" w:rsidRDefault="00362B46" w:rsidP="00362B4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乙は、適格請求書発行事業者（インボイス発行事業者）の登録をした場合、甲が報酬に関する支払通知書を発行するため、登録日から</w:t>
      </w:r>
      <w:r w:rsidR="00966214">
        <w:rPr>
          <w:rFonts w:ascii="ＭＳ 明朝" w:eastAsia="ＭＳ 明朝" w:hAnsi="ＭＳ 明朝" w:cs="ＭＳ 明朝" w:hint="eastAsia"/>
          <w:sz w:val="18"/>
          <w:szCs w:val="18"/>
        </w:rPr>
        <w:t>1</w:t>
      </w:r>
      <w:r w:rsidR="00C263DA" w:rsidRPr="00C263DA">
        <w:rPr>
          <w:rFonts w:ascii="ＭＳ 明朝" w:eastAsia="ＭＳ 明朝" w:hAnsi="ＭＳ 明朝" w:cs="ＭＳ 明朝" w:hint="eastAsia"/>
          <w:sz w:val="18"/>
          <w:szCs w:val="18"/>
        </w:rPr>
        <w:t>ヶ</w:t>
      </w:r>
      <w:r w:rsidRPr="00966214">
        <w:rPr>
          <w:rFonts w:ascii="ＭＳ 明朝" w:eastAsia="ＭＳ 明朝" w:hAnsi="ＭＳ 明朝" w:cs="ＭＳ 明朝" w:hint="eastAsia"/>
          <w:sz w:val="18"/>
          <w:szCs w:val="18"/>
        </w:rPr>
        <w:t>月以内に、甲に対して、登録をした旨及び登録番号を、甲に対し、通知するものとする。</w:t>
      </w:r>
    </w:p>
    <w:p w14:paraId="178F2214" w14:textId="1683B3C9" w:rsidR="00966214" w:rsidRDefault="00362B46" w:rsidP="00D630C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乙は、第</w:t>
      </w:r>
      <w:r w:rsidR="00966214">
        <w:rPr>
          <w:rFonts w:ascii="ＭＳ 明朝" w:eastAsia="ＭＳ 明朝" w:hAnsi="ＭＳ 明朝" w:cs="ＭＳ 明朝" w:hint="eastAsia"/>
          <w:sz w:val="18"/>
          <w:szCs w:val="18"/>
        </w:rPr>
        <w:t>1</w:t>
      </w:r>
      <w:r w:rsidRPr="00966214">
        <w:rPr>
          <w:rFonts w:ascii="ＭＳ 明朝" w:eastAsia="ＭＳ 明朝" w:hAnsi="ＭＳ 明朝" w:cs="ＭＳ 明朝" w:hint="eastAsia"/>
          <w:sz w:val="18"/>
          <w:szCs w:val="18"/>
        </w:rPr>
        <w:t>項に違反し、登録日から</w:t>
      </w:r>
      <w:r w:rsidR="00966214">
        <w:rPr>
          <w:rFonts w:ascii="ＭＳ 明朝" w:eastAsia="ＭＳ 明朝" w:hAnsi="ＭＳ 明朝" w:cs="ＭＳ 明朝" w:hint="eastAsia"/>
          <w:sz w:val="18"/>
          <w:szCs w:val="18"/>
        </w:rPr>
        <w:t>1</w:t>
      </w:r>
      <w:r w:rsidR="00C263DA" w:rsidRPr="00C263DA">
        <w:rPr>
          <w:rFonts w:ascii="ＭＳ 明朝" w:eastAsia="ＭＳ 明朝" w:hAnsi="ＭＳ 明朝" w:cs="ＭＳ 明朝" w:hint="eastAsia"/>
          <w:sz w:val="18"/>
          <w:szCs w:val="18"/>
        </w:rPr>
        <w:t>ヶ</w:t>
      </w:r>
      <w:r w:rsidRPr="00966214">
        <w:rPr>
          <w:rFonts w:ascii="ＭＳ 明朝" w:eastAsia="ＭＳ 明朝" w:hAnsi="ＭＳ 明朝" w:cs="ＭＳ 明朝" w:hint="eastAsia"/>
          <w:sz w:val="18"/>
          <w:szCs w:val="18"/>
        </w:rPr>
        <w:t>月以内に甲に通知しないことにより、甲が仕入税額控除を受けられない場合、甲に対し、甲が同控除を受けられないことによる損失（</w:t>
      </w:r>
      <w:r w:rsidR="00966214">
        <w:rPr>
          <w:rFonts w:ascii="ＭＳ 明朝" w:eastAsia="ＭＳ 明朝" w:hAnsi="ＭＳ 明朝" w:cs="ＭＳ 明朝" w:hint="eastAsia"/>
          <w:sz w:val="18"/>
          <w:szCs w:val="18"/>
        </w:rPr>
        <w:t>2026年9</w:t>
      </w:r>
      <w:r w:rsidRPr="00966214">
        <w:rPr>
          <w:rFonts w:ascii="ＭＳ 明朝" w:eastAsia="ＭＳ 明朝" w:hAnsi="ＭＳ 明朝" w:cs="ＭＳ 明朝" w:hint="eastAsia"/>
          <w:sz w:val="18"/>
          <w:szCs w:val="18"/>
        </w:rPr>
        <w:t>月までに有効な契約において、甲が乙に支払った報酬の本体価格に対する</w:t>
      </w:r>
      <w:r w:rsidR="00966214">
        <w:rPr>
          <w:rFonts w:ascii="ＭＳ 明朝" w:eastAsia="ＭＳ 明朝" w:hAnsi="ＭＳ 明朝" w:cs="ＭＳ 明朝" w:hint="eastAsia"/>
          <w:sz w:val="18"/>
          <w:szCs w:val="18"/>
        </w:rPr>
        <w:t>2％</w:t>
      </w:r>
      <w:r w:rsidRPr="00966214">
        <w:rPr>
          <w:rFonts w:ascii="ＭＳ 明朝" w:eastAsia="ＭＳ 明朝" w:hAnsi="ＭＳ 明朝" w:cs="ＭＳ 明朝" w:hint="eastAsia"/>
          <w:sz w:val="18"/>
          <w:szCs w:val="18"/>
        </w:rPr>
        <w:t xml:space="preserve">）を賠償するものとする。　</w:t>
      </w:r>
    </w:p>
    <w:p w14:paraId="353CD50E" w14:textId="324D91FC" w:rsidR="00362B46" w:rsidRPr="00966214" w:rsidRDefault="00362B46" w:rsidP="00D630C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乙が適格請求書発行事業者登録を取り下げた場合、乙はその届け出から</w:t>
      </w:r>
      <w:r w:rsidR="00966214">
        <w:rPr>
          <w:rFonts w:ascii="ＭＳ 明朝" w:eastAsia="ＭＳ 明朝" w:hAnsi="ＭＳ 明朝" w:cs="ＭＳ 明朝" w:hint="eastAsia"/>
          <w:sz w:val="18"/>
          <w:szCs w:val="18"/>
        </w:rPr>
        <w:t>1</w:t>
      </w:r>
      <w:r w:rsidRPr="00966214">
        <w:rPr>
          <w:rFonts w:ascii="ＭＳ 明朝" w:eastAsia="ＭＳ 明朝" w:hAnsi="ＭＳ 明朝" w:cs="ＭＳ 明朝" w:hint="eastAsia"/>
          <w:sz w:val="18"/>
          <w:szCs w:val="18"/>
        </w:rPr>
        <w:t>ヶ月以内に、甲に対して通知をするものとする。</w:t>
      </w:r>
    </w:p>
    <w:p w14:paraId="00000076" w14:textId="77777777" w:rsidR="00DB46F9" w:rsidRDefault="00DB46F9">
      <w:pPr>
        <w:ind w:left="167" w:right="703" w:hanging="167"/>
        <w:rPr>
          <w:rFonts w:ascii="ＭＳ 明朝" w:eastAsia="ＭＳ 明朝" w:hAnsi="ＭＳ 明朝" w:cs="ＭＳ 明朝"/>
          <w:sz w:val="18"/>
          <w:szCs w:val="18"/>
        </w:rPr>
      </w:pPr>
    </w:p>
    <w:p w14:paraId="0B67E596" w14:textId="77777777" w:rsidR="00966214" w:rsidRDefault="00966214">
      <w:pPr>
        <w:ind w:left="167" w:right="703" w:hanging="167"/>
        <w:rPr>
          <w:rFonts w:ascii="ＭＳ 明朝" w:eastAsia="ＭＳ 明朝" w:hAnsi="ＭＳ 明朝" w:cs="ＭＳ 明朝"/>
          <w:sz w:val="18"/>
          <w:szCs w:val="18"/>
        </w:rPr>
      </w:pPr>
    </w:p>
    <w:p w14:paraId="31C1537C" w14:textId="77777777" w:rsidR="00966214" w:rsidRDefault="00966214">
      <w:pPr>
        <w:ind w:left="167" w:right="703" w:hanging="167"/>
        <w:rPr>
          <w:rFonts w:ascii="ＭＳ 明朝" w:eastAsia="ＭＳ 明朝" w:hAnsi="ＭＳ 明朝" w:cs="ＭＳ 明朝"/>
          <w:sz w:val="18"/>
          <w:szCs w:val="18"/>
        </w:rPr>
      </w:pPr>
    </w:p>
    <w:p w14:paraId="564CEAAA" w14:textId="77777777" w:rsidR="00966214" w:rsidRDefault="00966214">
      <w:pPr>
        <w:ind w:left="167" w:right="703" w:hanging="167"/>
        <w:rPr>
          <w:rFonts w:ascii="ＭＳ 明朝" w:eastAsia="ＭＳ 明朝" w:hAnsi="ＭＳ 明朝" w:cs="ＭＳ 明朝"/>
          <w:sz w:val="18"/>
          <w:szCs w:val="18"/>
        </w:rPr>
      </w:pPr>
    </w:p>
    <w:p w14:paraId="109A86A4" w14:textId="77777777" w:rsidR="00966214" w:rsidRDefault="00966214">
      <w:pPr>
        <w:ind w:left="167" w:right="703" w:hanging="167"/>
        <w:rPr>
          <w:rFonts w:ascii="ＭＳ 明朝" w:eastAsia="ＭＳ 明朝" w:hAnsi="ＭＳ 明朝" w:cs="ＭＳ 明朝"/>
          <w:sz w:val="18"/>
          <w:szCs w:val="18"/>
        </w:rPr>
      </w:pPr>
    </w:p>
    <w:p w14:paraId="00000077" w14:textId="7C58ED37" w:rsidR="00DB46F9" w:rsidRDefault="00000000">
      <w:pPr>
        <w:ind w:right="703" w:firstLine="167"/>
        <w:rPr>
          <w:rFonts w:ascii="ＭＳ 明朝" w:eastAsia="ＭＳ 明朝" w:hAnsi="ＭＳ 明朝" w:cs="ＭＳ 明朝"/>
          <w:sz w:val="18"/>
          <w:szCs w:val="18"/>
        </w:rPr>
      </w:pPr>
      <w:r>
        <w:rPr>
          <w:rFonts w:ascii="ＭＳ 明朝" w:eastAsia="ＭＳ 明朝" w:hAnsi="ＭＳ 明朝" w:cs="ＭＳ 明朝"/>
          <w:sz w:val="18"/>
          <w:szCs w:val="18"/>
        </w:rPr>
        <w:t>本契約の成立を証するため、本契約書を</w:t>
      </w:r>
      <w:r w:rsidR="00966214">
        <w:rPr>
          <w:rFonts w:ascii="ＭＳ 明朝" w:eastAsia="ＭＳ 明朝" w:hAnsi="ＭＳ 明朝" w:cs="ＭＳ 明朝" w:hint="eastAsia"/>
          <w:sz w:val="18"/>
          <w:szCs w:val="18"/>
        </w:rPr>
        <w:t>2</w:t>
      </w:r>
      <w:r>
        <w:rPr>
          <w:rFonts w:ascii="ＭＳ 明朝" w:eastAsia="ＭＳ 明朝" w:hAnsi="ＭＳ 明朝" w:cs="ＭＳ 明朝"/>
          <w:sz w:val="18"/>
          <w:szCs w:val="18"/>
        </w:rPr>
        <w:t>通作成し、甲乙各自記名押印のうえ、各</w:t>
      </w:r>
      <w:r w:rsidR="00966214">
        <w:rPr>
          <w:rFonts w:ascii="ＭＳ 明朝" w:eastAsia="ＭＳ 明朝" w:hAnsi="ＭＳ 明朝" w:cs="ＭＳ 明朝" w:hint="eastAsia"/>
          <w:sz w:val="18"/>
          <w:szCs w:val="18"/>
        </w:rPr>
        <w:t>1</w:t>
      </w:r>
      <w:r>
        <w:rPr>
          <w:rFonts w:ascii="ＭＳ 明朝" w:eastAsia="ＭＳ 明朝" w:hAnsi="ＭＳ 明朝" w:cs="ＭＳ 明朝"/>
          <w:sz w:val="18"/>
          <w:szCs w:val="18"/>
        </w:rPr>
        <w:t>通ずつ保管する。また、電子署名サービスを用いる場合は、本契約の成立を証するため、本契約書の電磁的記録を作成し、両者電子署名のうえ、各自その電磁的記録を保管する。</w:t>
      </w:r>
    </w:p>
    <w:p w14:paraId="00000078" w14:textId="77777777" w:rsidR="00DB46F9" w:rsidRDefault="00DB46F9">
      <w:pPr>
        <w:ind w:right="703"/>
        <w:rPr>
          <w:rFonts w:ascii="ＭＳ 明朝" w:eastAsia="ＭＳ 明朝" w:hAnsi="ＭＳ 明朝" w:cs="ＭＳ 明朝"/>
          <w:sz w:val="18"/>
          <w:szCs w:val="18"/>
        </w:rPr>
      </w:pPr>
    </w:p>
    <w:p w14:paraId="709285D5" w14:textId="77777777" w:rsidR="00966214" w:rsidRDefault="00966214">
      <w:pPr>
        <w:ind w:right="703"/>
        <w:rPr>
          <w:rFonts w:ascii="ＭＳ 明朝" w:eastAsia="ＭＳ 明朝" w:hAnsi="ＭＳ 明朝" w:cs="ＭＳ 明朝"/>
          <w:sz w:val="18"/>
          <w:szCs w:val="18"/>
        </w:rPr>
      </w:pPr>
    </w:p>
    <w:p w14:paraId="6DFCA42F" w14:textId="77777777" w:rsidR="00966214" w:rsidRDefault="00966214">
      <w:pPr>
        <w:ind w:right="703"/>
        <w:rPr>
          <w:rFonts w:ascii="ＭＳ 明朝" w:eastAsia="ＭＳ 明朝" w:hAnsi="ＭＳ 明朝" w:cs="ＭＳ 明朝"/>
          <w:sz w:val="18"/>
          <w:szCs w:val="18"/>
        </w:rPr>
      </w:pPr>
    </w:p>
    <w:p w14:paraId="00000079" w14:textId="5A1EF0DF" w:rsidR="00DB46F9" w:rsidRDefault="009D180F">
      <w:pPr>
        <w:pBdr>
          <w:top w:val="nil"/>
          <w:left w:val="nil"/>
          <w:bottom w:val="nil"/>
          <w:right w:val="nil"/>
          <w:between w:val="nil"/>
        </w:pBdr>
        <w:ind w:right="703"/>
        <w:rPr>
          <w:rFonts w:ascii="ＭＳ 明朝" w:eastAsia="ＭＳ 明朝" w:hAnsi="ＭＳ 明朝" w:cs="ＭＳ 明朝"/>
          <w:color w:val="000000"/>
          <w:sz w:val="18"/>
          <w:szCs w:val="18"/>
        </w:rPr>
      </w:pPr>
      <w:r>
        <w:rPr>
          <w:rFonts w:ascii="ＭＳ 明朝" w:eastAsia="ＭＳ 明朝" w:hAnsi="ＭＳ 明朝" w:cs="ＭＳ 明朝"/>
          <w:sz w:val="18"/>
          <w:szCs w:val="18"/>
        </w:rPr>
        <w:t>2026年8月18日</w:t>
      </w:r>
    </w:p>
    <w:p w14:paraId="7B9EB451" w14:textId="77777777" w:rsidR="00966214" w:rsidRDefault="00966214">
      <w:pPr>
        <w:pBdr>
          <w:top w:val="nil"/>
          <w:left w:val="nil"/>
          <w:bottom w:val="nil"/>
          <w:right w:val="nil"/>
          <w:between w:val="nil"/>
        </w:pBdr>
        <w:ind w:right="703"/>
        <w:rPr>
          <w:rFonts w:ascii="ＭＳ 明朝" w:eastAsia="ＭＳ 明朝" w:hAnsi="ＭＳ 明朝" w:cs="ＭＳ 明朝"/>
          <w:color w:val="000000"/>
          <w:sz w:val="18"/>
          <w:szCs w:val="18"/>
        </w:rPr>
      </w:pPr>
    </w:p>
    <w:p w14:paraId="0000007A" w14:textId="77777777" w:rsidR="00DB46F9" w:rsidRDefault="00DB46F9">
      <w:pPr>
        <w:ind w:right="703"/>
        <w:rPr>
          <w:rFonts w:ascii="ＭＳ 明朝" w:eastAsia="ＭＳ 明朝" w:hAnsi="ＭＳ 明朝" w:cs="ＭＳ 明朝"/>
          <w:sz w:val="18"/>
          <w:szCs w:val="18"/>
        </w:rPr>
      </w:pPr>
    </w:p>
    <w:p w14:paraId="0000007B" w14:textId="332FF139" w:rsidR="00DB46F9" w:rsidRPr="00CE3067" w:rsidRDefault="00000000" w:rsidP="00CE3067">
      <w:pPr>
        <w:tabs>
          <w:tab w:val="left" w:pos="0"/>
        </w:tabs>
        <w:ind w:leftChars="-5" w:left="-12" w:right="703" w:firstLineChars="23" w:firstLine="41"/>
        <w:rPr>
          <w:rFonts w:ascii="ＭＳ 明朝" w:eastAsia="ＭＳ 明朝" w:hAnsi="ＭＳ 明朝" w:cs="ＭＳ 明朝"/>
          <w:sz w:val="18"/>
          <w:szCs w:val="18"/>
        </w:rPr>
      </w:pPr>
      <w:r>
        <w:rPr>
          <w:rFonts w:ascii="ＭＳ 明朝" w:eastAsia="ＭＳ 明朝" w:hAnsi="ＭＳ 明朝" w:cs="ＭＳ 明朝"/>
          <w:sz w:val="18"/>
          <w:szCs w:val="18"/>
        </w:rPr>
        <w:t>甲</w:t>
      </w:r>
      <w:r w:rsidR="003E42F7">
        <w:rPr>
          <w:rFonts w:ascii="ＭＳ 明朝" w:eastAsia="ＭＳ 明朝" w:hAnsi="ＭＳ 明朝" w:cs="ＭＳ 明朝" w:hint="eastAsia"/>
          <w:sz w:val="18"/>
          <w:szCs w:val="18"/>
        </w:rPr>
        <w:t xml:space="preserve">　</w:t>
      </w:r>
      <w:r w:rsidR="00CE3067" w:rsidRPr="00CE3067">
        <w:rPr>
          <w:rFonts w:ascii="ＭＳ 明朝" w:eastAsia="ＭＳ 明朝" w:hAnsi="ＭＳ 明朝" w:cs="ＭＳ 明朝"/>
          <w:sz w:val="18"/>
          <w:szCs w:val="18"/>
        </w:rPr>
        <w:t>150-0043 東京都渋谷区道玄坂1丁目16番10号</w:t>
      </w:r>
    </w:p>
    <w:p w14:paraId="0000007C" w14:textId="1D617C1E" w:rsidR="00DB46F9" w:rsidRPr="006C0140" w:rsidRDefault="006C0140" w:rsidP="006C0140">
      <w:pPr>
        <w:tabs>
          <w:tab w:val="left" w:pos="504"/>
        </w:tabs>
        <w:ind w:leftChars="-5" w:left="-12" w:right="703" w:firstLineChars="224" w:firstLine="403"/>
        <w:rPr>
          <w:rFonts w:ascii="ＭＳ 明朝" w:eastAsia="ＭＳ 明朝" w:hAnsi="ＭＳ 明朝" w:cs="ＭＳ 明朝"/>
          <w:sz w:val="18"/>
          <w:szCs w:val="18"/>
        </w:rPr>
      </w:pPr>
      <w:r w:rsidRPr="006C0140">
        <w:rPr>
          <w:rFonts w:ascii="ＭＳ 明朝" w:eastAsia="ＭＳ 明朝" w:hAnsi="ＭＳ 明朝" w:cs="ＭＳ 明朝"/>
          <w:sz w:val="18"/>
          <w:szCs w:val="18"/>
        </w:rPr>
        <w:t>渋谷DTビル9階</w:t>
      </w:r>
    </w:p>
    <w:p w14:paraId="0000007D" w14:textId="77777777" w:rsidR="00DB46F9" w:rsidRDefault="00000000" w:rsidP="00A00628">
      <w:pPr>
        <w:tabs>
          <w:tab w:val="left" w:pos="504"/>
        </w:tabs>
        <w:ind w:leftChars="-5" w:left="-12" w:right="703" w:firstLineChars="224" w:firstLine="403"/>
        <w:rPr>
          <w:rFonts w:ascii="ＭＳ 明朝" w:eastAsia="ＭＳ 明朝" w:hAnsi="ＭＳ 明朝" w:cs="ＭＳ 明朝"/>
          <w:sz w:val="18"/>
          <w:szCs w:val="18"/>
        </w:rPr>
      </w:pPr>
      <w:r>
        <w:rPr>
          <w:rFonts w:ascii="ＭＳ 明朝" w:eastAsia="ＭＳ 明朝" w:hAnsi="ＭＳ 明朝" w:cs="ＭＳ 明朝"/>
          <w:sz w:val="18"/>
          <w:szCs w:val="18"/>
        </w:rPr>
        <w:t>株式会社Hajimari</w:t>
      </w:r>
    </w:p>
    <w:p w14:paraId="1DA250A7" w14:textId="09D12A8C" w:rsidR="003E42F7" w:rsidRDefault="00000000" w:rsidP="00A00628">
      <w:pPr>
        <w:tabs>
          <w:tab w:val="left" w:pos="504"/>
        </w:tabs>
        <w:ind w:leftChars="-5" w:left="-12" w:right="703" w:firstLineChars="224" w:firstLine="403"/>
        <w:rPr>
          <w:rFonts w:ascii="ＭＳ 明朝" w:eastAsia="ＭＳ 明朝" w:hAnsi="ＭＳ 明朝" w:cs="ＭＳ 明朝"/>
          <w:sz w:val="18"/>
          <w:szCs w:val="18"/>
        </w:rPr>
      </w:pPr>
      <w:r>
        <w:rPr>
          <w:rFonts w:ascii="ＭＳ 明朝" w:eastAsia="ＭＳ 明朝" w:hAnsi="ＭＳ 明朝" w:cs="ＭＳ 明朝"/>
          <w:sz w:val="18"/>
          <w:szCs w:val="18"/>
        </w:rPr>
        <w:t>代表取締役　木村 直人</w:t>
      </w:r>
      <w:bookmarkStart w:id="8" w:name="_heading=h.gjdgxs" w:colFirst="0" w:colLast="0"/>
      <w:bookmarkEnd w:id="8"/>
    </w:p>
    <w:p w14:paraId="44275ED5" w14:textId="77777777" w:rsidR="003E42F7" w:rsidRDefault="003E42F7" w:rsidP="00A00628">
      <w:pPr>
        <w:tabs>
          <w:tab w:val="left" w:pos="0"/>
        </w:tabs>
        <w:ind w:leftChars="-5" w:left="-12" w:right="703" w:firstLineChars="23" w:firstLine="41"/>
        <w:rPr>
          <w:rFonts w:ascii="ＭＳ 明朝" w:eastAsia="ＭＳ 明朝" w:hAnsi="ＭＳ 明朝" w:cs="ＭＳ 明朝"/>
          <w:sz w:val="18"/>
          <w:szCs w:val="18"/>
        </w:rPr>
      </w:pPr>
    </w:p>
    <w:p w14:paraId="12910119" w14:textId="77777777" w:rsidR="003E42F7" w:rsidRDefault="003E42F7" w:rsidP="00A00628">
      <w:pPr>
        <w:tabs>
          <w:tab w:val="left" w:pos="0"/>
        </w:tabs>
        <w:ind w:leftChars="-5" w:left="-12" w:right="703" w:firstLineChars="23" w:firstLine="41"/>
        <w:rPr>
          <w:rFonts w:ascii="ＭＳ 明朝" w:eastAsia="ＭＳ 明朝" w:hAnsi="ＭＳ 明朝" w:cs="ＭＳ 明朝"/>
          <w:sz w:val="18"/>
          <w:szCs w:val="18"/>
        </w:rPr>
      </w:pPr>
    </w:p>
    <w:p w14:paraId="467AE90A" w14:textId="3859F522" w:rsidR="009D180F" w:rsidRDefault="00000000" w:rsidP="00A00628">
      <w:pPr>
        <w:tabs>
          <w:tab w:val="left" w:pos="0"/>
        </w:tabs>
        <w:ind w:leftChars="-5" w:left="-12" w:right="703" w:firstLineChars="23" w:firstLine="41"/>
        <w:rPr>
          <w:rFonts w:ascii="ＭＳ 明朝" w:eastAsia="ＭＳ 明朝" w:hAnsi="ＭＳ 明朝" w:cs="ＭＳ 明朝"/>
          <w:sz w:val="18"/>
          <w:szCs w:val="18"/>
        </w:rPr>
      </w:pPr>
      <w:r>
        <w:rPr>
          <w:rFonts w:ascii="ＭＳ 明朝" w:eastAsia="ＭＳ 明朝" w:hAnsi="ＭＳ 明朝" w:cs="ＭＳ 明朝"/>
          <w:sz w:val="18"/>
          <w:szCs w:val="18"/>
        </w:rPr>
        <w:t>乙</w:t>
      </w:r>
      <w:r w:rsidR="003E42F7">
        <w:rPr>
          <w:rFonts w:ascii="ＭＳ 明朝" w:eastAsia="ＭＳ 明朝" w:hAnsi="ＭＳ 明朝" w:cs="ＭＳ 明朝" w:hint="eastAsia"/>
          <w:sz w:val="18"/>
          <w:szCs w:val="18"/>
        </w:rPr>
        <w:t xml:space="preserve">　</w:t>
      </w:r>
      <w:r w:rsidR="009D180F">
        <w:rPr>
          <w:rFonts w:ascii="ＭＳ 明朝" w:eastAsia="ＭＳ 明朝" w:hAnsi="ＭＳ 明朝" w:cs="ＭＳ 明朝"/>
          <w:sz w:val="18"/>
          <w:szCs w:val="18"/>
        </w:rPr>
        <w:t>244-0003 神奈川県横浜市戸塚区戸塚町455-534</w:t>
      </w:r>
    </w:p>
    <w:p w14:paraId="3E6BFB15" w14:textId="77F16A15" w:rsidR="009D180F" w:rsidRPr="003E42F7" w:rsidRDefault="009D180F" w:rsidP="00A00628">
      <w:pPr>
        <w:tabs>
          <w:tab w:val="left" w:pos="448"/>
        </w:tabs>
        <w:ind w:leftChars="-7" w:left="-17" w:right="703" w:firstLineChars="227" w:firstLine="409"/>
        <w:rPr>
          <w:rFonts w:ascii="ＭＳ 明朝" w:eastAsia="ＭＳ 明朝" w:hAnsi="ＭＳ 明朝" w:cs="ＭＳ 明朝"/>
          <w:sz w:val="18"/>
          <w:szCs w:val="18"/>
        </w:rPr>
      </w:pPr>
      <w:r>
        <w:rPr>
          <w:rFonts w:ascii="ＭＳ 明朝" w:eastAsia="ＭＳ 明朝" w:hAnsi="ＭＳ 明朝" w:cs="ＭＳ 明朝"/>
          <w:sz w:val="18"/>
          <w:szCs w:val="18"/>
        </w:rPr>
        <w:t>田村 太一</w:t>
      </w:r>
    </w:p>
    <w:sectPr w:rsidR="009D180F" w:rsidRPr="003E42F7">
      <w:footerReference w:type="default" r:id="rId12"/>
      <w:pgSz w:w="23811" w:h="16838" w:orient="landscape"/>
      <w:pgMar w:top="851" w:right="1418" w:bottom="851" w:left="1418" w:header="851" w:footer="992" w:gutter="0"/>
      <w:pgNumType w:start="1"/>
      <w:cols w:num="2" w:space="720" w:equalWidth="0">
        <w:col w:w="9776" w:space="1421"/>
        <w:col w:w="9776"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仁平唯人" w:date="2026-08-20T14:00:00Z" w:initials="仁平">
    <w:p w14:paraId="3114F401" w14:textId="77777777" w:rsidR="00296D7F" w:rsidRDefault="00296D7F" w:rsidP="00296D7F">
      <w:pPr>
        <w:pStyle w:val="ab"/>
      </w:pPr>
      <w:r>
        <w:rPr>
          <w:rStyle w:val="a7"/>
        </w:rPr>
        <w:annotationRef/>
      </w:r>
      <w:r>
        <w:rPr>
          <w:rFonts w:hint="eastAsia"/>
          <w:color w:val="1D1C1D"/>
          <w:highlight w:val="white"/>
        </w:rPr>
        <w:t>直接契約禁止期間が</w:t>
      </w:r>
      <w:r>
        <w:rPr>
          <w:color w:val="1D1C1D"/>
          <w:highlight w:val="white"/>
        </w:rPr>
        <w:t>1</w:t>
      </w:r>
      <w:r>
        <w:rPr>
          <w:rFonts w:hint="eastAsia"/>
          <w:color w:val="1D1C1D"/>
          <w:highlight w:val="white"/>
        </w:rPr>
        <w:t>年ですと、契約を意図的に終了し、その後直接契約を進められてしまうリスクがあり、弊社としてはビジネスモデル上成り立たないため現行の</w:t>
      </w:r>
      <w:r>
        <w:rPr>
          <w:rFonts w:hint="eastAsia"/>
          <w:color w:val="1D1C1D"/>
          <w:highlight w:val="white"/>
        </w:rPr>
        <w:t>3</w:t>
      </w:r>
      <w:r>
        <w:rPr>
          <w:rFonts w:hint="eastAsia"/>
          <w:color w:val="1D1C1D"/>
          <w:highlight w:val="white"/>
        </w:rPr>
        <w:t>年のままでお願いします。</w:t>
      </w:r>
      <w:r>
        <w:rPr>
          <w:color w:val="1D1C1D"/>
          <w:highlight w:val="white"/>
        </w:rPr>
        <w:br/>
      </w:r>
      <w:r>
        <w:rPr>
          <w:rFonts w:hint="eastAsia"/>
          <w:color w:val="1D1C1D"/>
          <w:highlight w:val="white"/>
        </w:rPr>
        <w:t>なお、念のためお伝えしておきますと、ご縁があって直接的に契約をする場合は弊社が間に入り契約（直接・人材紹介等）手続きをおこなうことで対応可能でございますのでご安心くださいませ。</w:t>
      </w:r>
      <w:r>
        <w:t xml:space="preserve"> </w:t>
      </w:r>
    </w:p>
  </w:comment>
  <w:comment w:id="6" w:author="仁平唯人" w:date="2026-08-20T14:00:00Z" w:initials="仁平">
    <w:p w14:paraId="55198A56" w14:textId="77777777" w:rsidR="00296D7F" w:rsidRDefault="00296D7F" w:rsidP="00296D7F">
      <w:pPr>
        <w:pStyle w:val="ab"/>
      </w:pPr>
      <w:r>
        <w:rPr>
          <w:rStyle w:val="a7"/>
        </w:rPr>
        <w:annotationRef/>
      </w:r>
      <w:r>
        <w:rPr>
          <w:rFonts w:hint="eastAsia"/>
        </w:rPr>
        <w:t>再委託という性質上、取引先クライアントとの契約内容との整合性を踏まえ、上限を設けることはできかねますものの、リスクヘッジ観点からのお申し出もふまえ、民法</w:t>
      </w:r>
      <w:r>
        <w:rPr>
          <w:rFonts w:hint="eastAsia"/>
        </w:rPr>
        <w:t>416</w:t>
      </w:r>
      <w:r>
        <w:rPr>
          <w:rFonts w:hint="eastAsia"/>
        </w:rPr>
        <w:t>に定める賠償範囲に修正をしております。ご理解いただけますと幸いです。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4F401" w15:done="0"/>
  <w15:commentEx w15:paraId="55198A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08674A" w16cex:dateUtc="2026-08-20T05:00:00Z"/>
  <w16cex:commentExtensible w16cex:durableId="13DF54FD" w16cex:dateUtc="2026-08-20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4F401" w16cid:durableId="2608674A"/>
  <w16cid:commentId w16cid:paraId="55198A56" w16cid:durableId="13DF54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2115" w14:textId="77777777" w:rsidR="006B2615" w:rsidRDefault="006B2615">
      <w:r>
        <w:separator/>
      </w:r>
    </w:p>
  </w:endnote>
  <w:endnote w:type="continuationSeparator" w:id="0">
    <w:p w14:paraId="6E572FB6" w14:textId="77777777" w:rsidR="006B2615" w:rsidRDefault="006B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HG丸ｺﾞｼｯｸM-PRO">
    <w:altName w:val="HGMaruGothicMPRO"/>
    <w:panose1 w:val="020F0600000000000000"/>
    <w:charset w:val="80"/>
    <w:family w:val="modern"/>
    <w:pitch w:val="variable"/>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77777777" w:rsidR="00DB46F9" w:rsidRDefault="00000000">
    <w:pPr>
      <w:pBdr>
        <w:top w:val="nil"/>
        <w:left w:val="nil"/>
        <w:bottom w:val="nil"/>
        <w:right w:val="nil"/>
        <w:between w:val="nil"/>
      </w:pBdr>
      <w:tabs>
        <w:tab w:val="center" w:pos="4252"/>
        <w:tab w:val="right" w:pos="8504"/>
      </w:tabs>
      <w:rPr>
        <w:color w:val="000000"/>
      </w:rPr>
    </w:pPr>
    <w:r>
      <w:rPr>
        <w:rFonts w:ascii="Times New Roman" w:eastAsia="Times New Roman" w:hAnsi="Times New Roman" w:cs="Times New Roman"/>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9E73" w14:textId="77777777" w:rsidR="006B2615" w:rsidRDefault="006B2615">
      <w:r>
        <w:separator/>
      </w:r>
    </w:p>
  </w:footnote>
  <w:footnote w:type="continuationSeparator" w:id="0">
    <w:p w14:paraId="7632FB42" w14:textId="77777777" w:rsidR="006B2615" w:rsidRDefault="006B2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348"/>
    <w:multiLevelType w:val="hybridMultilevel"/>
    <w:tmpl w:val="A574E99C"/>
    <w:lvl w:ilvl="0" w:tplc="90766FD0">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 w15:restartNumberingAfterBreak="0">
    <w:nsid w:val="07B84133"/>
    <w:multiLevelType w:val="hybridMultilevel"/>
    <w:tmpl w:val="FF6C63B6"/>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2" w15:restartNumberingAfterBreak="0">
    <w:nsid w:val="08FF54CC"/>
    <w:multiLevelType w:val="hybridMultilevel"/>
    <w:tmpl w:val="68563CE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3" w15:restartNumberingAfterBreak="0">
    <w:nsid w:val="0FE90F5F"/>
    <w:multiLevelType w:val="hybridMultilevel"/>
    <w:tmpl w:val="F28C9B82"/>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4" w15:restartNumberingAfterBreak="0">
    <w:nsid w:val="1A155E1F"/>
    <w:multiLevelType w:val="multilevel"/>
    <w:tmpl w:val="43EAE208"/>
    <w:lvl w:ilvl="0">
      <w:start w:val="1"/>
      <w:numFmt w:val="decimal"/>
      <w:lvlText w:val="%1."/>
      <w:lvlJc w:val="left"/>
      <w:pPr>
        <w:ind w:left="643" w:hanging="360"/>
      </w:pPr>
    </w:lvl>
    <w:lvl w:ilvl="1">
      <w:start w:val="1"/>
      <w:numFmt w:val="decimal"/>
      <w:lvlText w:val="(%2)"/>
      <w:lvlJc w:val="left"/>
      <w:pPr>
        <w:ind w:left="1123" w:hanging="420"/>
      </w:pPr>
    </w:lvl>
    <w:lvl w:ilvl="2">
      <w:start w:val="1"/>
      <w:numFmt w:val="decimal"/>
      <w:lvlText w:val="%3"/>
      <w:lvlJc w:val="left"/>
      <w:pPr>
        <w:ind w:left="1543" w:hanging="420"/>
      </w:pPr>
    </w:lvl>
    <w:lvl w:ilvl="3">
      <w:start w:val="1"/>
      <w:numFmt w:val="decimal"/>
      <w:lvlText w:val="%4."/>
      <w:lvlJc w:val="left"/>
      <w:pPr>
        <w:ind w:left="1963" w:hanging="420"/>
      </w:pPr>
    </w:lvl>
    <w:lvl w:ilvl="4">
      <w:start w:val="1"/>
      <w:numFmt w:val="decimal"/>
      <w:lvlText w:val="(%5)"/>
      <w:lvlJc w:val="left"/>
      <w:pPr>
        <w:ind w:left="2383" w:hanging="420"/>
      </w:pPr>
    </w:lvl>
    <w:lvl w:ilvl="5">
      <w:start w:val="1"/>
      <w:numFmt w:val="decimal"/>
      <w:lvlText w:val="%6"/>
      <w:lvlJc w:val="left"/>
      <w:pPr>
        <w:ind w:left="2803" w:hanging="420"/>
      </w:pPr>
    </w:lvl>
    <w:lvl w:ilvl="6">
      <w:start w:val="1"/>
      <w:numFmt w:val="decimal"/>
      <w:lvlText w:val="%7."/>
      <w:lvlJc w:val="left"/>
      <w:pPr>
        <w:ind w:left="3223" w:hanging="420"/>
      </w:pPr>
    </w:lvl>
    <w:lvl w:ilvl="7">
      <w:start w:val="1"/>
      <w:numFmt w:val="decimal"/>
      <w:lvlText w:val="(%8)"/>
      <w:lvlJc w:val="left"/>
      <w:pPr>
        <w:ind w:left="3643" w:hanging="420"/>
      </w:pPr>
    </w:lvl>
    <w:lvl w:ilvl="8">
      <w:start w:val="1"/>
      <w:numFmt w:val="decimal"/>
      <w:lvlText w:val="%9"/>
      <w:lvlJc w:val="left"/>
      <w:pPr>
        <w:ind w:left="4063" w:hanging="420"/>
      </w:pPr>
    </w:lvl>
  </w:abstractNum>
  <w:abstractNum w:abstractNumId="5" w15:restartNumberingAfterBreak="0">
    <w:nsid w:val="1DA15E66"/>
    <w:multiLevelType w:val="hybridMultilevel"/>
    <w:tmpl w:val="65B65898"/>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6" w15:restartNumberingAfterBreak="0">
    <w:nsid w:val="1E1E249E"/>
    <w:multiLevelType w:val="hybridMultilevel"/>
    <w:tmpl w:val="0D967FD0"/>
    <w:lvl w:ilvl="0" w:tplc="0409000F">
      <w:start w:val="1"/>
      <w:numFmt w:val="decimal"/>
      <w:lvlText w:val="%1."/>
      <w:lvlJc w:val="left"/>
      <w:pPr>
        <w:ind w:left="1006" w:hanging="440"/>
      </w:pPr>
    </w:lvl>
    <w:lvl w:ilvl="1" w:tplc="04090017" w:tentative="1">
      <w:start w:val="1"/>
      <w:numFmt w:val="aiueoFullWidth"/>
      <w:lvlText w:val="(%2)"/>
      <w:lvlJc w:val="left"/>
      <w:pPr>
        <w:ind w:left="1446" w:hanging="440"/>
      </w:pPr>
    </w:lvl>
    <w:lvl w:ilvl="2" w:tplc="04090011" w:tentative="1">
      <w:start w:val="1"/>
      <w:numFmt w:val="decimalEnclosedCircle"/>
      <w:lvlText w:val="%3"/>
      <w:lvlJc w:val="left"/>
      <w:pPr>
        <w:ind w:left="1886" w:hanging="440"/>
      </w:pPr>
    </w:lvl>
    <w:lvl w:ilvl="3" w:tplc="0409000F" w:tentative="1">
      <w:start w:val="1"/>
      <w:numFmt w:val="decimal"/>
      <w:lvlText w:val="%4."/>
      <w:lvlJc w:val="left"/>
      <w:pPr>
        <w:ind w:left="2326" w:hanging="440"/>
      </w:pPr>
    </w:lvl>
    <w:lvl w:ilvl="4" w:tplc="04090017" w:tentative="1">
      <w:start w:val="1"/>
      <w:numFmt w:val="aiueoFullWidth"/>
      <w:lvlText w:val="(%5)"/>
      <w:lvlJc w:val="left"/>
      <w:pPr>
        <w:ind w:left="2766" w:hanging="440"/>
      </w:pPr>
    </w:lvl>
    <w:lvl w:ilvl="5" w:tplc="04090011" w:tentative="1">
      <w:start w:val="1"/>
      <w:numFmt w:val="decimalEnclosedCircle"/>
      <w:lvlText w:val="%6"/>
      <w:lvlJc w:val="left"/>
      <w:pPr>
        <w:ind w:left="3206" w:hanging="440"/>
      </w:pPr>
    </w:lvl>
    <w:lvl w:ilvl="6" w:tplc="0409000F" w:tentative="1">
      <w:start w:val="1"/>
      <w:numFmt w:val="decimal"/>
      <w:lvlText w:val="%7."/>
      <w:lvlJc w:val="left"/>
      <w:pPr>
        <w:ind w:left="3646" w:hanging="440"/>
      </w:pPr>
    </w:lvl>
    <w:lvl w:ilvl="7" w:tplc="04090017" w:tentative="1">
      <w:start w:val="1"/>
      <w:numFmt w:val="aiueoFullWidth"/>
      <w:lvlText w:val="(%8)"/>
      <w:lvlJc w:val="left"/>
      <w:pPr>
        <w:ind w:left="4086" w:hanging="440"/>
      </w:pPr>
    </w:lvl>
    <w:lvl w:ilvl="8" w:tplc="04090011" w:tentative="1">
      <w:start w:val="1"/>
      <w:numFmt w:val="decimalEnclosedCircle"/>
      <w:lvlText w:val="%9"/>
      <w:lvlJc w:val="left"/>
      <w:pPr>
        <w:ind w:left="4526" w:hanging="440"/>
      </w:pPr>
    </w:lvl>
  </w:abstractNum>
  <w:abstractNum w:abstractNumId="7" w15:restartNumberingAfterBreak="0">
    <w:nsid w:val="20EE7D15"/>
    <w:multiLevelType w:val="hybridMultilevel"/>
    <w:tmpl w:val="0748CE6E"/>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8" w15:restartNumberingAfterBreak="0">
    <w:nsid w:val="23B16711"/>
    <w:multiLevelType w:val="hybridMultilevel"/>
    <w:tmpl w:val="7EF4BCE2"/>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9" w15:restartNumberingAfterBreak="0">
    <w:nsid w:val="27731B46"/>
    <w:multiLevelType w:val="hybridMultilevel"/>
    <w:tmpl w:val="33640A4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0" w15:restartNumberingAfterBreak="0">
    <w:nsid w:val="2F003CD2"/>
    <w:multiLevelType w:val="hybridMultilevel"/>
    <w:tmpl w:val="2BA4B19E"/>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1" w15:restartNumberingAfterBreak="0">
    <w:nsid w:val="32760495"/>
    <w:multiLevelType w:val="hybridMultilevel"/>
    <w:tmpl w:val="510A6574"/>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2" w15:restartNumberingAfterBreak="0">
    <w:nsid w:val="341552B6"/>
    <w:multiLevelType w:val="hybridMultilevel"/>
    <w:tmpl w:val="60563F52"/>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3" w15:restartNumberingAfterBreak="0">
    <w:nsid w:val="36922D39"/>
    <w:multiLevelType w:val="hybridMultilevel"/>
    <w:tmpl w:val="212E2234"/>
    <w:lvl w:ilvl="0" w:tplc="4F12DC28">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6CD0A3F"/>
    <w:multiLevelType w:val="multilevel"/>
    <w:tmpl w:val="99A6F05A"/>
    <w:lvl w:ilvl="0">
      <w:start w:val="1"/>
      <w:numFmt w:val="decimal"/>
      <w:lvlText w:val="%1."/>
      <w:lvlJc w:val="left"/>
      <w:pPr>
        <w:ind w:left="644" w:hanging="359"/>
      </w:pPr>
    </w:lvl>
    <w:lvl w:ilvl="1">
      <w:start w:val="1"/>
      <w:numFmt w:val="decimal"/>
      <w:lvlText w:val="(%2)"/>
      <w:lvlJc w:val="left"/>
      <w:pPr>
        <w:ind w:left="1124" w:hanging="420"/>
      </w:pPr>
    </w:lvl>
    <w:lvl w:ilvl="2">
      <w:start w:val="1"/>
      <w:numFmt w:val="decimal"/>
      <w:lvlText w:val="%3"/>
      <w:lvlJc w:val="left"/>
      <w:pPr>
        <w:ind w:left="1544" w:hanging="420"/>
      </w:pPr>
    </w:lvl>
    <w:lvl w:ilvl="3">
      <w:start w:val="1"/>
      <w:numFmt w:val="decimal"/>
      <w:lvlText w:val="%4."/>
      <w:lvlJc w:val="left"/>
      <w:pPr>
        <w:ind w:left="1964" w:hanging="420"/>
      </w:pPr>
    </w:lvl>
    <w:lvl w:ilvl="4">
      <w:start w:val="1"/>
      <w:numFmt w:val="decimal"/>
      <w:lvlText w:val="(%5)"/>
      <w:lvlJc w:val="left"/>
      <w:pPr>
        <w:ind w:left="2384" w:hanging="420"/>
      </w:pPr>
    </w:lvl>
    <w:lvl w:ilvl="5">
      <w:start w:val="1"/>
      <w:numFmt w:val="decimal"/>
      <w:lvlText w:val="%6"/>
      <w:lvlJc w:val="left"/>
      <w:pPr>
        <w:ind w:left="2804" w:hanging="420"/>
      </w:pPr>
    </w:lvl>
    <w:lvl w:ilvl="6">
      <w:start w:val="1"/>
      <w:numFmt w:val="decimal"/>
      <w:lvlText w:val="%7."/>
      <w:lvlJc w:val="left"/>
      <w:pPr>
        <w:ind w:left="3224" w:hanging="420"/>
      </w:pPr>
    </w:lvl>
    <w:lvl w:ilvl="7">
      <w:start w:val="1"/>
      <w:numFmt w:val="decimal"/>
      <w:lvlText w:val="(%8)"/>
      <w:lvlJc w:val="left"/>
      <w:pPr>
        <w:ind w:left="3644" w:hanging="420"/>
      </w:pPr>
    </w:lvl>
    <w:lvl w:ilvl="8">
      <w:start w:val="1"/>
      <w:numFmt w:val="decimal"/>
      <w:lvlText w:val="%9"/>
      <w:lvlJc w:val="left"/>
      <w:pPr>
        <w:ind w:left="4064" w:hanging="420"/>
      </w:pPr>
    </w:lvl>
  </w:abstractNum>
  <w:abstractNum w:abstractNumId="15" w15:restartNumberingAfterBreak="0">
    <w:nsid w:val="36F2298D"/>
    <w:multiLevelType w:val="hybridMultilevel"/>
    <w:tmpl w:val="0800522E"/>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6" w15:restartNumberingAfterBreak="0">
    <w:nsid w:val="39EB2856"/>
    <w:multiLevelType w:val="hybridMultilevel"/>
    <w:tmpl w:val="2F08BD52"/>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17" w15:restartNumberingAfterBreak="0">
    <w:nsid w:val="3DF94A49"/>
    <w:multiLevelType w:val="hybridMultilevel"/>
    <w:tmpl w:val="4D74E898"/>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8" w15:restartNumberingAfterBreak="0">
    <w:nsid w:val="3E1727E3"/>
    <w:multiLevelType w:val="hybridMultilevel"/>
    <w:tmpl w:val="C49C22EC"/>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19" w15:restartNumberingAfterBreak="0">
    <w:nsid w:val="3E3B1DF8"/>
    <w:multiLevelType w:val="hybridMultilevel"/>
    <w:tmpl w:val="60506D34"/>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0" w15:restartNumberingAfterBreak="0">
    <w:nsid w:val="43E01B42"/>
    <w:multiLevelType w:val="hybridMultilevel"/>
    <w:tmpl w:val="8E780650"/>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1" w15:restartNumberingAfterBreak="0">
    <w:nsid w:val="446D4DB2"/>
    <w:multiLevelType w:val="hybridMultilevel"/>
    <w:tmpl w:val="B804E12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2" w15:restartNumberingAfterBreak="0">
    <w:nsid w:val="4F315B5A"/>
    <w:multiLevelType w:val="hybridMultilevel"/>
    <w:tmpl w:val="C0061A00"/>
    <w:lvl w:ilvl="0" w:tplc="4F0842C4">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51C83C55"/>
    <w:multiLevelType w:val="hybridMultilevel"/>
    <w:tmpl w:val="A76E963E"/>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4" w15:restartNumberingAfterBreak="0">
    <w:nsid w:val="554335E2"/>
    <w:multiLevelType w:val="hybridMultilevel"/>
    <w:tmpl w:val="B096EBD2"/>
    <w:lvl w:ilvl="0" w:tplc="FAC2B212">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5A9252C6"/>
    <w:multiLevelType w:val="hybridMultilevel"/>
    <w:tmpl w:val="58F2C2DC"/>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6" w15:restartNumberingAfterBreak="0">
    <w:nsid w:val="5BA1711A"/>
    <w:multiLevelType w:val="hybridMultilevel"/>
    <w:tmpl w:val="17649CCC"/>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7" w15:restartNumberingAfterBreak="0">
    <w:nsid w:val="61374EEC"/>
    <w:multiLevelType w:val="hybridMultilevel"/>
    <w:tmpl w:val="A574E99C"/>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8" w15:restartNumberingAfterBreak="0">
    <w:nsid w:val="618B4D0A"/>
    <w:multiLevelType w:val="hybridMultilevel"/>
    <w:tmpl w:val="7D42C468"/>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9" w15:restartNumberingAfterBreak="0">
    <w:nsid w:val="672A75A5"/>
    <w:multiLevelType w:val="hybridMultilevel"/>
    <w:tmpl w:val="510A6574"/>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30" w15:restartNumberingAfterBreak="0">
    <w:nsid w:val="679F0E71"/>
    <w:multiLevelType w:val="hybridMultilevel"/>
    <w:tmpl w:val="8E70F60E"/>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31" w15:restartNumberingAfterBreak="0">
    <w:nsid w:val="6CEF6951"/>
    <w:multiLevelType w:val="hybridMultilevel"/>
    <w:tmpl w:val="F65A6AB6"/>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num w:numId="1" w16cid:durableId="1672177509">
    <w:abstractNumId w:val="14"/>
  </w:num>
  <w:num w:numId="2" w16cid:durableId="142700725">
    <w:abstractNumId w:val="4"/>
  </w:num>
  <w:num w:numId="3" w16cid:durableId="1706321114">
    <w:abstractNumId w:val="17"/>
  </w:num>
  <w:num w:numId="4" w16cid:durableId="1411274851">
    <w:abstractNumId w:val="1"/>
  </w:num>
  <w:num w:numId="5" w16cid:durableId="1466462223">
    <w:abstractNumId w:val="11"/>
  </w:num>
  <w:num w:numId="6" w16cid:durableId="872110164">
    <w:abstractNumId w:val="23"/>
  </w:num>
  <w:num w:numId="7" w16cid:durableId="1734350616">
    <w:abstractNumId w:val="2"/>
  </w:num>
  <w:num w:numId="8" w16cid:durableId="117725928">
    <w:abstractNumId w:val="10"/>
  </w:num>
  <w:num w:numId="9" w16cid:durableId="1894079670">
    <w:abstractNumId w:val="9"/>
  </w:num>
  <w:num w:numId="10" w16cid:durableId="114326343">
    <w:abstractNumId w:val="31"/>
  </w:num>
  <w:num w:numId="11" w16cid:durableId="1723208059">
    <w:abstractNumId w:val="21"/>
  </w:num>
  <w:num w:numId="12" w16cid:durableId="684211166">
    <w:abstractNumId w:val="30"/>
  </w:num>
  <w:num w:numId="13" w16cid:durableId="1746341549">
    <w:abstractNumId w:val="12"/>
  </w:num>
  <w:num w:numId="14" w16cid:durableId="1892227604">
    <w:abstractNumId w:val="20"/>
  </w:num>
  <w:num w:numId="15" w16cid:durableId="832255001">
    <w:abstractNumId w:val="26"/>
  </w:num>
  <w:num w:numId="16" w16cid:durableId="1446465127">
    <w:abstractNumId w:val="0"/>
  </w:num>
  <w:num w:numId="17" w16cid:durableId="1317494500">
    <w:abstractNumId w:val="8"/>
  </w:num>
  <w:num w:numId="18" w16cid:durableId="215509775">
    <w:abstractNumId w:val="29"/>
  </w:num>
  <w:num w:numId="19" w16cid:durableId="1650748438">
    <w:abstractNumId w:val="7"/>
  </w:num>
  <w:num w:numId="20" w16cid:durableId="294800417">
    <w:abstractNumId w:val="25"/>
  </w:num>
  <w:num w:numId="21" w16cid:durableId="1695226850">
    <w:abstractNumId w:val="24"/>
  </w:num>
  <w:num w:numId="22" w16cid:durableId="1067729969">
    <w:abstractNumId w:val="18"/>
  </w:num>
  <w:num w:numId="23" w16cid:durableId="1810705913">
    <w:abstractNumId w:val="19"/>
  </w:num>
  <w:num w:numId="24" w16cid:durableId="587424305">
    <w:abstractNumId w:val="16"/>
  </w:num>
  <w:num w:numId="25" w16cid:durableId="1469661116">
    <w:abstractNumId w:val="22"/>
  </w:num>
  <w:num w:numId="26" w16cid:durableId="1506440376">
    <w:abstractNumId w:val="3"/>
  </w:num>
  <w:num w:numId="27" w16cid:durableId="1060446071">
    <w:abstractNumId w:val="15"/>
  </w:num>
  <w:num w:numId="28" w16cid:durableId="1388802111">
    <w:abstractNumId w:val="28"/>
  </w:num>
  <w:num w:numId="29" w16cid:durableId="1260413439">
    <w:abstractNumId w:val="13"/>
  </w:num>
  <w:num w:numId="30" w16cid:durableId="1851135918">
    <w:abstractNumId w:val="27"/>
  </w:num>
  <w:num w:numId="31" w16cid:durableId="1645817902">
    <w:abstractNumId w:val="5"/>
  </w:num>
  <w:num w:numId="32" w16cid:durableId="24230266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仁平唯人">
    <w15:presenceInfo w15:providerId="None" w15:userId="仁平唯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6F9"/>
    <w:rsid w:val="00003626"/>
    <w:rsid w:val="00004F52"/>
    <w:rsid w:val="000B2AA2"/>
    <w:rsid w:val="001157D2"/>
    <w:rsid w:val="00151696"/>
    <w:rsid w:val="0017575A"/>
    <w:rsid w:val="001D3809"/>
    <w:rsid w:val="0021041C"/>
    <w:rsid w:val="00296D7F"/>
    <w:rsid w:val="003419E7"/>
    <w:rsid w:val="00362B46"/>
    <w:rsid w:val="00394BE3"/>
    <w:rsid w:val="003E2174"/>
    <w:rsid w:val="003E42F7"/>
    <w:rsid w:val="00453144"/>
    <w:rsid w:val="004A21D3"/>
    <w:rsid w:val="004A66EF"/>
    <w:rsid w:val="004C48AD"/>
    <w:rsid w:val="004D09C9"/>
    <w:rsid w:val="0054782A"/>
    <w:rsid w:val="0068540E"/>
    <w:rsid w:val="006B2615"/>
    <w:rsid w:val="006C0140"/>
    <w:rsid w:val="006E25DA"/>
    <w:rsid w:val="006E6484"/>
    <w:rsid w:val="006F5F5E"/>
    <w:rsid w:val="00745AE5"/>
    <w:rsid w:val="0078486F"/>
    <w:rsid w:val="007E6957"/>
    <w:rsid w:val="00966214"/>
    <w:rsid w:val="009D180F"/>
    <w:rsid w:val="00A00628"/>
    <w:rsid w:val="00A14ADA"/>
    <w:rsid w:val="00B05751"/>
    <w:rsid w:val="00B33F91"/>
    <w:rsid w:val="00BA4A4C"/>
    <w:rsid w:val="00BB32B9"/>
    <w:rsid w:val="00C22186"/>
    <w:rsid w:val="00C263DA"/>
    <w:rsid w:val="00C56715"/>
    <w:rsid w:val="00CE3067"/>
    <w:rsid w:val="00D135ED"/>
    <w:rsid w:val="00D41CA4"/>
    <w:rsid w:val="00D630C6"/>
    <w:rsid w:val="00D83802"/>
    <w:rsid w:val="00DB46F9"/>
    <w:rsid w:val="00DC0BBB"/>
    <w:rsid w:val="00DD69C6"/>
    <w:rsid w:val="00DE5965"/>
    <w:rsid w:val="00E47A2D"/>
    <w:rsid w:val="00EF1851"/>
    <w:rsid w:val="00F14DDC"/>
    <w:rsid w:val="00F329B6"/>
    <w:rsid w:val="00FA0E61"/>
    <w:rsid w:val="00FB0113"/>
    <w:rsid w:val="00FC7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EA9255"/>
  <w15:docId w15:val="{1EB441E8-6202-428C-94DA-265577FB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E58"/>
    <w:rPr>
      <w:kern w:val="2"/>
    </w:rPr>
  </w:style>
  <w:style w:type="paragraph" w:styleId="1">
    <w:name w:val="heading 1"/>
    <w:basedOn w:val="a"/>
    <w:next w:val="a"/>
    <w:uiPriority w:val="9"/>
    <w:qFormat/>
    <w:rsid w:val="00752DE5"/>
    <w:pPr>
      <w:keepNext/>
      <w:outlineLvl w:val="0"/>
    </w:pPr>
    <w:rPr>
      <w:rFonts w:ascii="Arial" w:eastAsia="ＭＳ ゴシック" w:hAnsi="Arial"/>
    </w:rPr>
  </w:style>
  <w:style w:type="paragraph" w:styleId="2">
    <w:name w:val="heading 2"/>
    <w:basedOn w:val="a"/>
    <w:next w:val="a"/>
    <w:uiPriority w:val="9"/>
    <w:semiHidden/>
    <w:unhideWhenUsed/>
    <w:qFormat/>
    <w:rsid w:val="00752DE5"/>
    <w:pPr>
      <w:keepNext/>
      <w:outlineLvl w:val="1"/>
    </w:pPr>
    <w:rPr>
      <w:rFonts w:ascii="Arial" w:eastAsia="ＭＳ ゴシック" w:hAnsi="Arial"/>
    </w:rPr>
  </w:style>
  <w:style w:type="paragraph" w:styleId="3">
    <w:name w:val="heading 3"/>
    <w:basedOn w:val="a"/>
    <w:next w:val="a"/>
    <w:uiPriority w:val="9"/>
    <w:semiHidden/>
    <w:unhideWhenUsed/>
    <w:qFormat/>
    <w:rsid w:val="00752DE5"/>
    <w:pPr>
      <w:keepNext/>
      <w:outlineLvl w:val="2"/>
    </w:pPr>
    <w:rPr>
      <w:rFonts w:ascii="Arial" w:eastAsia="ＭＳ ゴシック" w:hAnsi="Arial"/>
    </w:rPr>
  </w:style>
  <w:style w:type="paragraph" w:styleId="4">
    <w:name w:val="heading 4"/>
    <w:basedOn w:val="a"/>
    <w:next w:val="a"/>
    <w:uiPriority w:val="9"/>
    <w:semiHidden/>
    <w:unhideWhenUsed/>
    <w:qFormat/>
    <w:rsid w:val="00752DE5"/>
    <w:pPr>
      <w:keepNext/>
      <w:outlineLvl w:val="3"/>
    </w:pPr>
    <w:rPr>
      <w:b/>
      <w:bCs/>
    </w:rPr>
  </w:style>
  <w:style w:type="paragraph" w:styleId="5">
    <w:name w:val="heading 5"/>
    <w:basedOn w:val="a"/>
    <w:next w:val="a"/>
    <w:uiPriority w:val="9"/>
    <w:semiHidden/>
    <w:unhideWhenUsed/>
    <w:qFormat/>
    <w:rsid w:val="00752DE5"/>
    <w:pPr>
      <w:keepNext/>
      <w:outlineLvl w:val="4"/>
    </w:pPr>
    <w:rPr>
      <w:rFonts w:ascii="Arial" w:eastAsia="ＭＳ ゴシック" w:hAnsi="Arial"/>
    </w:rPr>
  </w:style>
  <w:style w:type="paragraph" w:styleId="6">
    <w:name w:val="heading 6"/>
    <w:basedOn w:val="a"/>
    <w:next w:val="a"/>
    <w:uiPriority w:val="9"/>
    <w:semiHidden/>
    <w:unhideWhenUsed/>
    <w:qFormat/>
    <w:rsid w:val="00752DE5"/>
    <w:pPr>
      <w:keepNext/>
      <w:outlineLvl w:val="5"/>
    </w:pPr>
    <w:rPr>
      <w:b/>
      <w:bCs/>
    </w:rPr>
  </w:style>
  <w:style w:type="paragraph" w:styleId="7">
    <w:name w:val="heading 7"/>
    <w:basedOn w:val="a"/>
    <w:next w:val="a"/>
    <w:qFormat/>
    <w:rsid w:val="00752DE5"/>
    <w:pPr>
      <w:keepNext/>
      <w:outlineLvl w:val="6"/>
    </w:pPr>
  </w:style>
  <w:style w:type="paragraph" w:styleId="8">
    <w:name w:val="heading 8"/>
    <w:basedOn w:val="a"/>
    <w:next w:val="a"/>
    <w:qFormat/>
    <w:rsid w:val="00752DE5"/>
    <w:pPr>
      <w:keepNext/>
      <w:outlineLvl w:val="7"/>
    </w:pPr>
  </w:style>
  <w:style w:type="paragraph" w:styleId="9">
    <w:name w:val="heading 9"/>
    <w:basedOn w:val="a"/>
    <w:next w:val="a"/>
    <w:qFormat/>
    <w:rsid w:val="00752DE5"/>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paragraph" w:styleId="a6">
    <w:name w:val="Plain Text"/>
    <w:basedOn w:val="a"/>
    <w:rPr>
      <w:rFonts w:ascii="ＭＳ 明朝" w:hAnsi="Courier New"/>
      <w:sz w:val="21"/>
    </w:rPr>
  </w:style>
  <w:style w:type="character" w:styleId="a7">
    <w:name w:val="annotation reference"/>
    <w:semiHidden/>
    <w:rsid w:val="002929DD"/>
    <w:rPr>
      <w:sz w:val="18"/>
      <w:szCs w:val="18"/>
    </w:rPr>
  </w:style>
  <w:style w:type="paragraph" w:customStyle="1" w:styleId="a8">
    <w:name w:val="第１条"/>
    <w:basedOn w:val="a6"/>
    <w:pPr>
      <w:overflowPunct w:val="0"/>
      <w:autoSpaceDE w:val="0"/>
      <w:autoSpaceDN w:val="0"/>
    </w:pPr>
    <w:rPr>
      <w:rFonts w:ascii="ＭＳ ゴシック" w:eastAsia="ＭＳ ゴシック"/>
      <w:sz w:val="24"/>
    </w:rPr>
  </w:style>
  <w:style w:type="paragraph" w:customStyle="1" w:styleId="-">
    <w:name w:val="第１条-本文"/>
    <w:basedOn w:val="a6"/>
    <w:pPr>
      <w:overflowPunct w:val="0"/>
      <w:autoSpaceDE w:val="0"/>
      <w:autoSpaceDN w:val="0"/>
      <w:ind w:left="244"/>
    </w:pPr>
    <w:rPr>
      <w:sz w:val="24"/>
    </w:rPr>
  </w:style>
  <w:style w:type="paragraph" w:customStyle="1" w:styleId="a9">
    <w:name w:val="タイトル"/>
    <w:basedOn w:val="a6"/>
    <w:pPr>
      <w:overflowPunct w:val="0"/>
      <w:autoSpaceDE w:val="0"/>
      <w:autoSpaceDN w:val="0"/>
      <w:jc w:val="center"/>
    </w:pPr>
    <w:rPr>
      <w:rFonts w:ascii="ＭＳ ゴシック" w:eastAsia="ＭＳ ゴシック"/>
      <w:sz w:val="26"/>
    </w:rPr>
  </w:style>
  <w:style w:type="paragraph" w:customStyle="1" w:styleId="aa">
    <w:name w:val="リード"/>
    <w:basedOn w:val="a6"/>
    <w:pPr>
      <w:overflowPunct w:val="0"/>
      <w:autoSpaceDE w:val="0"/>
      <w:autoSpaceDN w:val="0"/>
    </w:pPr>
    <w:rPr>
      <w:sz w:val="24"/>
    </w:rPr>
  </w:style>
  <w:style w:type="paragraph" w:customStyle="1" w:styleId="10">
    <w:name w:val="1"/>
    <w:basedOn w:val="a6"/>
    <w:pPr>
      <w:tabs>
        <w:tab w:val="left" w:pos="488"/>
      </w:tabs>
      <w:overflowPunct w:val="0"/>
      <w:autoSpaceDE w:val="0"/>
      <w:autoSpaceDN w:val="0"/>
      <w:ind w:left="244" w:hanging="244"/>
    </w:pPr>
    <w:rPr>
      <w:sz w:val="24"/>
    </w:rPr>
  </w:style>
  <w:style w:type="paragraph" w:customStyle="1" w:styleId="1-1">
    <w:name w:val="1-(1)"/>
    <w:basedOn w:val="a6"/>
    <w:pPr>
      <w:tabs>
        <w:tab w:val="left" w:pos="975"/>
      </w:tabs>
      <w:overflowPunct w:val="0"/>
      <w:autoSpaceDE w:val="0"/>
      <w:autoSpaceDN w:val="0"/>
      <w:ind w:left="732" w:hanging="488"/>
    </w:pPr>
    <w:rPr>
      <w:sz w:val="24"/>
    </w:rPr>
  </w:style>
  <w:style w:type="paragraph" w:customStyle="1" w:styleId="1-1-">
    <w:name w:val="1-(1)-本文"/>
    <w:basedOn w:val="1-1"/>
    <w:pPr>
      <w:ind w:left="731" w:firstLine="0"/>
    </w:pPr>
  </w:style>
  <w:style w:type="paragraph" w:styleId="ab">
    <w:name w:val="annotation text"/>
    <w:basedOn w:val="a"/>
    <w:semiHidden/>
    <w:rsid w:val="002929DD"/>
    <w:pPr>
      <w:jc w:val="left"/>
    </w:pPr>
  </w:style>
  <w:style w:type="paragraph" w:styleId="ac">
    <w:name w:val="annotation subject"/>
    <w:basedOn w:val="ab"/>
    <w:next w:val="ab"/>
    <w:semiHidden/>
    <w:rsid w:val="002929DD"/>
    <w:rPr>
      <w:b/>
      <w:bCs/>
    </w:rPr>
  </w:style>
  <w:style w:type="paragraph" w:styleId="ad">
    <w:name w:val="Balloon Text"/>
    <w:basedOn w:val="a"/>
    <w:semiHidden/>
    <w:rsid w:val="002929DD"/>
    <w:rPr>
      <w:rFonts w:ascii="Arial" w:eastAsia="ＭＳ ゴシック" w:hAnsi="Arial"/>
      <w:sz w:val="18"/>
      <w:szCs w:val="18"/>
    </w:rPr>
  </w:style>
  <w:style w:type="paragraph" w:styleId="ae">
    <w:name w:val="Date"/>
    <w:basedOn w:val="a"/>
    <w:next w:val="a"/>
    <w:link w:val="af"/>
    <w:rsid w:val="00CE0167"/>
    <w:rPr>
      <w:lang w:val="x-none" w:eastAsia="x-none"/>
    </w:rPr>
  </w:style>
  <w:style w:type="character" w:customStyle="1" w:styleId="af">
    <w:name w:val="日付 (文字)"/>
    <w:link w:val="ae"/>
    <w:rsid w:val="00CE0167"/>
    <w:rPr>
      <w:kern w:val="2"/>
      <w:sz w:val="24"/>
    </w:rPr>
  </w:style>
  <w:style w:type="paragraph" w:styleId="HTML">
    <w:name w:val="HTML Preformatted"/>
    <w:basedOn w:val="a"/>
    <w:link w:val="HTML0"/>
    <w:uiPriority w:val="99"/>
    <w:unhideWhenUsed/>
    <w:rsid w:val="007176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rPr>
  </w:style>
  <w:style w:type="character" w:customStyle="1" w:styleId="HTML0">
    <w:name w:val="HTML 書式付き (文字)"/>
    <w:link w:val="HTML"/>
    <w:uiPriority w:val="99"/>
    <w:rsid w:val="0071766B"/>
    <w:rPr>
      <w:rFonts w:ascii="ＭＳ ゴシック" w:eastAsia="ＭＳ ゴシック" w:hAnsi="ＭＳ ゴシック" w:cs="ＭＳ ゴシック"/>
      <w:sz w:val="24"/>
      <w:szCs w:val="24"/>
    </w:rPr>
  </w:style>
  <w:style w:type="paragraph" w:customStyle="1" w:styleId="af0">
    <w:name w:val="条文"/>
    <w:basedOn w:val="a"/>
    <w:qFormat/>
    <w:rsid w:val="002376A3"/>
    <w:pPr>
      <w:ind w:left="420" w:hangingChars="200" w:hanging="420"/>
    </w:pPr>
    <w:rPr>
      <w:rFonts w:ascii="HG丸ｺﾞｼｯｸM-PRO" w:eastAsia="HG丸ｺﾞｼｯｸM-PRO"/>
      <w:sz w:val="21"/>
      <w:szCs w:val="21"/>
    </w:rPr>
  </w:style>
  <w:style w:type="paragraph" w:styleId="af1">
    <w:name w:val="Body Text Indent"/>
    <w:basedOn w:val="a"/>
    <w:link w:val="af2"/>
    <w:unhideWhenUsed/>
    <w:rsid w:val="00441087"/>
    <w:pPr>
      <w:ind w:leftChars="400" w:left="851"/>
    </w:pPr>
    <w:rPr>
      <w:rFonts w:ascii="HG丸ｺﾞｼｯｸM-PRO" w:eastAsia="HG丸ｺﾞｼｯｸM-PRO"/>
      <w:sz w:val="21"/>
      <w:szCs w:val="22"/>
    </w:rPr>
  </w:style>
  <w:style w:type="character" w:customStyle="1" w:styleId="af2">
    <w:name w:val="本文インデント (文字)"/>
    <w:link w:val="af1"/>
    <w:rsid w:val="00441087"/>
    <w:rPr>
      <w:rFonts w:ascii="HG丸ｺﾞｼｯｸM-PRO" w:eastAsia="HG丸ｺﾞｼｯｸM-PRO" w:hAnsi="Century"/>
      <w:kern w:val="2"/>
      <w:sz w:val="21"/>
      <w:szCs w:val="22"/>
      <w:lang w:val="en-US" w:eastAsia="ja-JP" w:bidi="ar-SA"/>
    </w:rPr>
  </w:style>
  <w:style w:type="paragraph" w:styleId="20">
    <w:name w:val="Body Text 2"/>
    <w:basedOn w:val="a"/>
    <w:rsid w:val="003365E7"/>
    <w:pPr>
      <w:spacing w:line="480" w:lineRule="auto"/>
    </w:pPr>
    <w:rPr>
      <w:sz w:val="21"/>
    </w:rPr>
  </w:style>
  <w:style w:type="paragraph" w:customStyle="1" w:styleId="101">
    <w:name w:val="表 (水色) 101"/>
    <w:hidden/>
    <w:uiPriority w:val="71"/>
    <w:rsid w:val="007C204D"/>
    <w:rPr>
      <w:kern w:val="2"/>
    </w:rPr>
  </w:style>
  <w:style w:type="paragraph" w:customStyle="1" w:styleId="61">
    <w:name w:val="表 (紫)  61"/>
    <w:hidden/>
    <w:uiPriority w:val="99"/>
    <w:semiHidden/>
    <w:rsid w:val="00D61A70"/>
    <w:rPr>
      <w:kern w:val="2"/>
    </w:rPr>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4">
    <w:name w:val="Revision"/>
    <w:hidden/>
    <w:uiPriority w:val="99"/>
    <w:semiHidden/>
    <w:rsid w:val="00C22186"/>
    <w:pPr>
      <w:widowControl/>
      <w:jc w:val="left"/>
    </w:pPr>
    <w:rPr>
      <w:kern w:val="2"/>
    </w:rPr>
  </w:style>
  <w:style w:type="paragraph" w:styleId="af5">
    <w:name w:val="List Paragraph"/>
    <w:basedOn w:val="a"/>
    <w:uiPriority w:val="34"/>
    <w:qFormat/>
    <w:rsid w:val="0078486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09095">
      <w:bodyDiv w:val="1"/>
      <w:marLeft w:val="0"/>
      <w:marRight w:val="0"/>
      <w:marTop w:val="0"/>
      <w:marBottom w:val="0"/>
      <w:divBdr>
        <w:top w:val="none" w:sz="0" w:space="0" w:color="auto"/>
        <w:left w:val="none" w:sz="0" w:space="0" w:color="auto"/>
        <w:bottom w:val="none" w:sz="0" w:space="0" w:color="auto"/>
        <w:right w:val="none" w:sz="0" w:space="0" w:color="auto"/>
      </w:divBdr>
    </w:div>
    <w:div w:id="471483580">
      <w:bodyDiv w:val="1"/>
      <w:marLeft w:val="0"/>
      <w:marRight w:val="0"/>
      <w:marTop w:val="0"/>
      <w:marBottom w:val="0"/>
      <w:divBdr>
        <w:top w:val="none" w:sz="0" w:space="0" w:color="auto"/>
        <w:left w:val="none" w:sz="0" w:space="0" w:color="auto"/>
        <w:bottom w:val="none" w:sz="0" w:space="0" w:color="auto"/>
        <w:right w:val="none" w:sz="0" w:space="0" w:color="auto"/>
      </w:divBdr>
    </w:div>
    <w:div w:id="1181817625">
      <w:bodyDiv w:val="1"/>
      <w:marLeft w:val="0"/>
      <w:marRight w:val="0"/>
      <w:marTop w:val="0"/>
      <w:marBottom w:val="0"/>
      <w:divBdr>
        <w:top w:val="none" w:sz="0" w:space="0" w:color="auto"/>
        <w:left w:val="none" w:sz="0" w:space="0" w:color="auto"/>
        <w:bottom w:val="none" w:sz="0" w:space="0" w:color="auto"/>
        <w:right w:val="none" w:sz="0" w:space="0" w:color="auto"/>
      </w:divBdr>
    </w:div>
    <w:div w:id="1412119208">
      <w:bodyDiv w:val="1"/>
      <w:marLeft w:val="0"/>
      <w:marRight w:val="0"/>
      <w:marTop w:val="0"/>
      <w:marBottom w:val="0"/>
      <w:divBdr>
        <w:top w:val="none" w:sz="0" w:space="0" w:color="auto"/>
        <w:left w:val="none" w:sz="0" w:space="0" w:color="auto"/>
        <w:bottom w:val="none" w:sz="0" w:space="0" w:color="auto"/>
        <w:right w:val="none" w:sz="0" w:space="0" w:color="auto"/>
      </w:divBdr>
    </w:div>
    <w:div w:id="1540362002">
      <w:bodyDiv w:val="1"/>
      <w:marLeft w:val="0"/>
      <w:marRight w:val="0"/>
      <w:marTop w:val="0"/>
      <w:marBottom w:val="0"/>
      <w:divBdr>
        <w:top w:val="none" w:sz="0" w:space="0" w:color="auto"/>
        <w:left w:val="none" w:sz="0" w:space="0" w:color="auto"/>
        <w:bottom w:val="none" w:sz="0" w:space="0" w:color="auto"/>
        <w:right w:val="none" w:sz="0" w:space="0" w:color="auto"/>
      </w:divBdr>
    </w:div>
    <w:div w:id="1744714013">
      <w:bodyDiv w:val="1"/>
      <w:marLeft w:val="0"/>
      <w:marRight w:val="0"/>
      <w:marTop w:val="0"/>
      <w:marBottom w:val="0"/>
      <w:divBdr>
        <w:top w:val="none" w:sz="0" w:space="0" w:color="auto"/>
        <w:left w:val="none" w:sz="0" w:space="0" w:color="auto"/>
        <w:bottom w:val="none" w:sz="0" w:space="0" w:color="auto"/>
        <w:right w:val="none" w:sz="0" w:space="0" w:color="auto"/>
      </w:divBdr>
    </w:div>
    <w:div w:id="1809009264">
      <w:bodyDiv w:val="1"/>
      <w:marLeft w:val="0"/>
      <w:marRight w:val="0"/>
      <w:marTop w:val="0"/>
      <w:marBottom w:val="0"/>
      <w:divBdr>
        <w:top w:val="none" w:sz="0" w:space="0" w:color="auto"/>
        <w:left w:val="none" w:sz="0" w:space="0" w:color="auto"/>
        <w:bottom w:val="none" w:sz="0" w:space="0" w:color="auto"/>
        <w:right w:val="none" w:sz="0" w:space="0" w:color="auto"/>
      </w:divBdr>
    </w:div>
    <w:div w:id="2013025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PYn3XGwnx4gxAlU9LWjIK6Yew==">CgMxLjAyCGguZ2pkZ3hzOAByITFWNEctX1pJVEVMS3pDYzhZNDNzV0owNThtRlhNYjVNSQ==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848</Words>
  <Characters>4839</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船越紀夫</dc:creator>
  <cp:lastModifiedBy>仁平唯人</cp:lastModifiedBy>
  <cp:revision>2</cp:revision>
  <dcterms:created xsi:type="dcterms:W3CDTF">2026-08-20T05:00:00Z</dcterms:created>
  <dcterms:modified xsi:type="dcterms:W3CDTF">2026-08-20T05:00:00Z</dcterms:modified>
</cp:coreProperties>
</file>